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C9D" w:rsidRPr="00726C9D" w:rsidRDefault="00726C9D" w:rsidP="00726C9D">
      <w:pPr>
        <w:widowControl/>
        <w:spacing w:before="100" w:beforeAutospacing="1" w:after="100" w:afterAutospacing="1"/>
        <w:jc w:val="left"/>
        <w:outlineLvl w:val="0"/>
        <w:rPr>
          <w:rFonts w:ascii="宋体" w:eastAsia="宋体" w:hAnsi="宋体" w:cs="宋体"/>
          <w:b/>
          <w:bCs/>
          <w:kern w:val="36"/>
          <w:sz w:val="48"/>
          <w:szCs w:val="48"/>
        </w:rPr>
      </w:pPr>
      <w:hyperlink r:id="rId5" w:history="1">
        <w:r w:rsidRPr="00726C9D">
          <w:rPr>
            <w:rFonts w:ascii="宋体" w:eastAsia="宋体" w:hAnsi="宋体" w:cs="宋体"/>
            <w:b/>
            <w:bCs/>
            <w:color w:val="0000FF"/>
            <w:kern w:val="36"/>
            <w:sz w:val="48"/>
            <w:szCs w:val="48"/>
            <w:u w:val="single"/>
          </w:rPr>
          <w:t xml:space="preserve">支持向量机通俗导论（理解SVM的三层境界） </w:t>
        </w:r>
      </w:hyperlink>
    </w:p>
    <w:p w:rsidR="00FB372A" w:rsidRDefault="007D4915">
      <w:hyperlink r:id="rId6" w:history="1">
        <w:r w:rsidRPr="00C90A0F">
          <w:rPr>
            <w:rStyle w:val="a3"/>
          </w:rPr>
          <w:t>https://blog.csdn.net/v_july_v/article/details/7624837</w:t>
        </w:r>
      </w:hyperlink>
    </w:p>
    <w:p w:rsidR="007D4915" w:rsidRDefault="007D4915"/>
    <w:p w:rsidR="007D4915" w:rsidRDefault="007D4915" w:rsidP="007D4915">
      <w:pPr>
        <w:widowControl/>
        <w:jc w:val="left"/>
      </w:pPr>
      <w:r>
        <w:t>作者：</w:t>
      </w:r>
      <w:r>
        <w:rPr>
          <w:rFonts w:ascii="Comic Sans MS" w:hAnsi="Comic Sans MS"/>
        </w:rPr>
        <w:t xml:space="preserve">July </w:t>
      </w:r>
      <w:r>
        <w:rPr>
          <w:rFonts w:ascii="Comic Sans MS" w:hAnsi="Comic Sans MS"/>
        </w:rPr>
        <w:t>。</w:t>
      </w:r>
      <w:r>
        <w:t>致谢：</w:t>
      </w:r>
      <w:r>
        <w:rPr>
          <w:rFonts w:ascii="Comic Sans MS" w:hAnsi="Comic Sans MS"/>
        </w:rPr>
        <w:t>pluskid</w:t>
      </w:r>
      <w:r>
        <w:rPr>
          <w:rFonts w:ascii="Comic Sans MS" w:hAnsi="Comic Sans MS"/>
        </w:rPr>
        <w:t>、</w:t>
      </w:r>
      <w:r>
        <w:t>白石、J</w:t>
      </w:r>
      <w:r>
        <w:rPr>
          <w:rFonts w:ascii="Comic Sans MS" w:hAnsi="Comic Sans MS"/>
        </w:rPr>
        <w:t>erryLead</w:t>
      </w:r>
      <w:r>
        <w:rPr>
          <w:rFonts w:ascii="Comic Sans MS" w:hAnsi="Comic Sans MS"/>
        </w:rPr>
        <w:t>。</w:t>
      </w:r>
      <w:r>
        <w:br/>
        <w:t>说明：本文最初写于2012年6月，而后不断反反复复修改&amp;优化，修改次数达上百次，最后修改于2016年11月。</w:t>
      </w:r>
      <w:r>
        <w:br/>
        <w:t>声明：本文于</w:t>
      </w:r>
      <w:r>
        <w:rPr>
          <w:color w:val="FF0000"/>
        </w:rPr>
        <w:t>2012年</w:t>
      </w:r>
      <w:r>
        <w:t>便早已附上所有参考链接，并注明是篇“学习笔记”，且写明具体参考了pluskid等人的文章。文末2013年的PDF是为证。</w:t>
      </w:r>
    </w:p>
    <w:p w:rsidR="007D4915" w:rsidRDefault="007D4915" w:rsidP="007D4915">
      <w:pPr>
        <w:pStyle w:val="a5"/>
      </w:pPr>
    </w:p>
    <w:p w:rsidR="007D4915" w:rsidRDefault="007D4915" w:rsidP="007D4915">
      <w:pPr>
        <w:pStyle w:val="3"/>
      </w:pPr>
      <w:bookmarkStart w:id="0" w:name="t1"/>
      <w:bookmarkEnd w:id="0"/>
      <w:r>
        <w:t>前言</w:t>
      </w:r>
    </w:p>
    <w:p w:rsidR="007D4915" w:rsidRDefault="007D4915" w:rsidP="007D4915">
      <w:pPr>
        <w:pStyle w:val="a5"/>
      </w:pPr>
      <w:r>
        <w:t>    动笔写这个支持向量机</w:t>
      </w:r>
      <w:r>
        <w:rPr>
          <w:rFonts w:ascii="Arial" w:hAnsi="Arial" w:cs="Arial"/>
          <w:color w:val="333333"/>
          <w:sz w:val="21"/>
          <w:szCs w:val="21"/>
        </w:rPr>
        <w:t>(</w:t>
      </w:r>
      <w:r>
        <w:rPr>
          <w:rFonts w:ascii="Comic Sans MS" w:hAnsi="Comic Sans MS"/>
          <w:color w:val="333333"/>
          <w:sz w:val="21"/>
          <w:szCs w:val="21"/>
        </w:rPr>
        <w:t>support vector machine</w:t>
      </w:r>
      <w:r>
        <w:rPr>
          <w:rFonts w:ascii="Arial" w:hAnsi="Arial" w:cs="Arial"/>
          <w:color w:val="333333"/>
          <w:sz w:val="21"/>
          <w:szCs w:val="21"/>
        </w:rPr>
        <w:t>)</w:t>
      </w:r>
      <w:r>
        <w:t>是费了不少劲和困难的，原因很简单，一者这个东西本身就并不好懂，要深入学习和研究下去需花费不少时间和精力，二者这个东西也不好讲清楚，尽管网上已经有朋友写得不错了(</w:t>
      </w:r>
      <w:r>
        <w:rPr>
          <w:sz w:val="18"/>
          <w:szCs w:val="18"/>
        </w:rPr>
        <w:t>见文末参考链接</w:t>
      </w:r>
      <w:r>
        <w:t>)，但在描述数学公式的时候还是显得不够。得益于同学白石的数学证明，我还是想尝试写一下，希望本文在兼顾通俗易懂的基础上，真真正正能足以成为一篇完整概括和介绍支持向量机的导论性的文章。</w:t>
      </w:r>
    </w:p>
    <w:p w:rsidR="007D4915" w:rsidRDefault="007D4915" w:rsidP="007D4915">
      <w:pPr>
        <w:pStyle w:val="a5"/>
      </w:pPr>
      <w:r>
        <w:t>    本文在写的过程中，</w:t>
      </w:r>
      <w:r>
        <w:rPr>
          <w:rFonts w:ascii="Comic Sans MS" w:hAnsi="Comic Sans MS"/>
          <w:color w:val="333333"/>
          <w:sz w:val="21"/>
          <w:szCs w:val="21"/>
        </w:rPr>
        <w:t>参考了不少资料，包括</w:t>
      </w:r>
      <w:r>
        <w:t>《支持向量机导论》、《统计学习方法》及网友</w:t>
      </w:r>
      <w:r>
        <w:rPr>
          <w:rFonts w:ascii="Comic Sans MS" w:hAnsi="Comic Sans MS"/>
        </w:rPr>
        <w:t>pluskid</w:t>
      </w:r>
      <w:r>
        <w:t>的支持向量机系列等等，</w:t>
      </w:r>
      <w:r>
        <w:rPr>
          <w:sz w:val="18"/>
          <w:szCs w:val="18"/>
        </w:rPr>
        <w:t>于此，还是一篇</w:t>
      </w:r>
      <w:r>
        <w:rPr>
          <w:color w:val="CC0000"/>
          <w:sz w:val="18"/>
          <w:szCs w:val="18"/>
        </w:rPr>
        <w:t>学习笔记</w:t>
      </w:r>
      <w:r>
        <w:rPr>
          <w:sz w:val="18"/>
          <w:szCs w:val="18"/>
        </w:rPr>
        <w:t>，只是加入了自己的理解和总结，有任何不妥之处，还望海涵</w:t>
      </w:r>
      <w:r>
        <w:t>。全文宏观上整体认识支持向量机的概念和用处，微观上深究部分定理的来龙去脉，证明及原理细节，力保逻辑清晰 &amp; 通俗易懂。</w:t>
      </w:r>
    </w:p>
    <w:p w:rsidR="007D4915" w:rsidRDefault="007D4915" w:rsidP="007D4915">
      <w:pPr>
        <w:pStyle w:val="a5"/>
      </w:pPr>
      <w:r>
        <w:t>    同时，阅读本文时建议大家尽量使用</w:t>
      </w:r>
      <w:r>
        <w:rPr>
          <w:rFonts w:ascii="Comic Sans MS" w:hAnsi="Comic Sans MS"/>
          <w:color w:val="990000"/>
        </w:rPr>
        <w:t>chrome</w:t>
      </w:r>
      <w:r>
        <w:t>等浏览器，如此公式才能更好的显示，再者，阅读时</w:t>
      </w:r>
      <w:r>
        <w:rPr>
          <w:rFonts w:ascii="Comic Sans MS" w:hAnsi="Comic Sans MS"/>
        </w:rPr>
        <w:t>可拿张纸和笔出来，把本文所有定理</w:t>
      </w:r>
      <w:r>
        <w:rPr>
          <w:rFonts w:ascii="Comic Sans MS" w:hAnsi="Comic Sans MS"/>
        </w:rPr>
        <w:t>.</w:t>
      </w:r>
      <w:r>
        <w:rPr>
          <w:rFonts w:ascii="Comic Sans MS" w:hAnsi="Comic Sans MS"/>
        </w:rPr>
        <w:t>公式都亲自推</w:t>
      </w:r>
      <w:r>
        <w:rPr>
          <w:rFonts w:ascii="Comic Sans MS" w:hAnsi="Comic Sans MS"/>
        </w:rPr>
        <w:lastRenderedPageBreak/>
        <w:t>导一遍或者直接打印下来（可直接打印网页版或本文文末附的</w:t>
      </w:r>
      <w:r>
        <w:rPr>
          <w:rFonts w:ascii="Comic Sans MS" w:hAnsi="Comic Sans MS"/>
        </w:rPr>
        <w:t>PDF</w:t>
      </w:r>
      <w:r>
        <w:rPr>
          <w:rFonts w:ascii="Comic Sans MS" w:hAnsi="Comic Sans MS"/>
        </w:rPr>
        <w:t>）在文稿上演算，从而享受随时随地思考、演算的极致快感</w:t>
      </w:r>
      <w:r>
        <w:t>。</w:t>
      </w:r>
    </w:p>
    <w:p w:rsidR="007D4915" w:rsidRDefault="007D4915" w:rsidP="007D4915">
      <w:pPr>
        <w:pStyle w:val="a5"/>
      </w:pPr>
      <w:r>
        <w:t>    OK，还是那句话，有任何问题，欢迎任何人随时不吝指正 &amp; 赐教，感谢。</w:t>
      </w:r>
    </w:p>
    <w:p w:rsidR="007D4915" w:rsidRDefault="007D4915" w:rsidP="007D4915">
      <w:pPr>
        <w:pStyle w:val="2"/>
      </w:pPr>
      <w:r>
        <w:t>第一层、了解SVM</w:t>
      </w:r>
    </w:p>
    <w:p w:rsidR="007D4915" w:rsidRDefault="007D4915" w:rsidP="007D4915">
      <w:pPr>
        <w:pStyle w:val="a5"/>
      </w:pPr>
      <w:r>
        <w:t>    支持向量机，因其英文名为</w:t>
      </w:r>
      <w:r>
        <w:rPr>
          <w:rFonts w:ascii="Times New Roman" w:hAnsi="Times New Roman" w:cs="Times New Roman"/>
        </w:rPr>
        <w:t>support vector machine</w:t>
      </w:r>
      <w:r>
        <w:rPr>
          <w:rFonts w:hint="eastAsia"/>
        </w:rPr>
        <w:t>，故一般简称</w:t>
      </w:r>
      <w:r>
        <w:rPr>
          <w:rFonts w:ascii="Times New Roman" w:hAnsi="Times New Roman" w:cs="Times New Roman"/>
        </w:rPr>
        <w:t>SVM</w:t>
      </w:r>
      <w:r>
        <w:rPr>
          <w:rFonts w:hint="eastAsia"/>
        </w:rPr>
        <w:t>，通俗来讲，它是一种二类分类模型，其基本模型定义为特征空间上的间隔最大的线性分类器，其学习策略便是间隔最大化，最终可转化为一个凸二次规划问题的求解。</w:t>
      </w:r>
    </w:p>
    <w:p w:rsidR="007D4915" w:rsidRDefault="007D4915" w:rsidP="007D4915">
      <w:pPr>
        <w:pStyle w:val="3"/>
      </w:pPr>
      <w:bookmarkStart w:id="1" w:name="t3"/>
      <w:bookmarkEnd w:id="1"/>
      <w:r>
        <w:rPr>
          <w:rStyle w:val="a6"/>
          <w:rFonts w:ascii="Comic Sans MS" w:hAnsi="Comic Sans MS"/>
          <w:sz w:val="24"/>
          <w:szCs w:val="24"/>
        </w:rPr>
        <w:t>1.1</w:t>
      </w:r>
      <w:r>
        <w:t>、分类标准的起源：Logistic回归</w:t>
      </w:r>
    </w:p>
    <w:p w:rsidR="007D4915" w:rsidRDefault="007D4915" w:rsidP="007D4915">
      <w:pPr>
        <w:pStyle w:val="a5"/>
      </w:pPr>
      <w:r>
        <w:t>    理解</w:t>
      </w:r>
      <w:r>
        <w:rPr>
          <w:rFonts w:ascii="Times New Roman" w:hAnsi="Times New Roman" w:cs="Times New Roman"/>
        </w:rPr>
        <w:t>SVM</w:t>
      </w:r>
      <w:r>
        <w:rPr>
          <w:rFonts w:hint="eastAsia"/>
        </w:rPr>
        <w:t>，咱们必须先弄清楚一个概念：线性分类器。</w:t>
      </w:r>
    </w:p>
    <w:p w:rsidR="007D4915" w:rsidRDefault="007D4915" w:rsidP="007D4915">
      <w:pPr>
        <w:pStyle w:val="a5"/>
      </w:pPr>
      <w:r>
        <w:t>    给定一些数据点，它们分别属于两个不同的类，现在要找到一个线性分类器把这些数据分成两类。如果用</w:t>
      </w:r>
      <w:r>
        <w:rPr>
          <w:rFonts w:ascii="Calibri" w:hAnsi="Calibri" w:cs="Calibri"/>
        </w:rPr>
        <w:t>x</w:t>
      </w:r>
      <w:r>
        <w:rPr>
          <w:rFonts w:hint="eastAsia"/>
        </w:rPr>
        <w:t>表示</w:t>
      </w:r>
      <w:r>
        <w:t>数据点，用</w:t>
      </w:r>
      <w:r>
        <w:rPr>
          <w:rFonts w:ascii="Calibri" w:hAnsi="Calibri" w:cs="Calibri"/>
        </w:rPr>
        <w:t>y</w:t>
      </w:r>
      <w:r>
        <w:rPr>
          <w:rFonts w:hint="eastAsia"/>
        </w:rPr>
        <w:t>表示</w:t>
      </w:r>
      <w:r>
        <w:t>类别（y可以取</w:t>
      </w:r>
      <w:r>
        <w:rPr>
          <w:rFonts w:ascii="Calibri" w:hAnsi="Calibri" w:cs="Calibri"/>
        </w:rPr>
        <w:t>1</w:t>
      </w:r>
      <w:r>
        <w:rPr>
          <w:rFonts w:hint="eastAsia"/>
        </w:rPr>
        <w:t>或者</w:t>
      </w:r>
      <w:r>
        <w:rPr>
          <w:rFonts w:ascii="Calibri" w:hAnsi="Calibri" w:cs="Calibri"/>
        </w:rPr>
        <w:t>-1</w:t>
      </w:r>
      <w:r>
        <w:rPr>
          <w:rFonts w:hint="eastAsia"/>
        </w:rPr>
        <w:t>，分别代表两个不同的类</w:t>
      </w:r>
      <w:r>
        <w:t>），一个线性分类器的学习目标便是要在</w:t>
      </w:r>
      <w:r>
        <w:rPr>
          <w:rFonts w:ascii="Calibri" w:hAnsi="Calibri" w:cs="Calibri"/>
        </w:rPr>
        <w:t>n</w:t>
      </w:r>
      <w:r>
        <w:rPr>
          <w:rFonts w:hint="eastAsia"/>
        </w:rPr>
        <w:t>维的数据空间中找到一个</w:t>
      </w:r>
      <w:r>
        <w:t>超平面（hyper plane），这个超平面的方程可以表示为（ wT中的</w:t>
      </w:r>
      <w:r>
        <w:rPr>
          <w:rFonts w:ascii="Calibri" w:hAnsi="Calibri" w:cs="Calibri"/>
        </w:rPr>
        <w:t>T</w:t>
      </w:r>
      <w:r>
        <w:rPr>
          <w:rFonts w:hint="eastAsia"/>
        </w:rPr>
        <w:t>代表转置</w:t>
      </w:r>
      <w:r>
        <w:t>）：</w:t>
      </w:r>
    </w:p>
    <w:p w:rsidR="007D4915" w:rsidRDefault="007D4915" w:rsidP="007D4915">
      <w:pPr>
        <w:pStyle w:val="a5"/>
      </w:pPr>
      <w:r>
        <w:rPr>
          <w:rFonts w:ascii="tahoma" w:hAnsi="tahoma" w:cs="tahoma"/>
        </w:rPr>
        <w:t>                                                           </w:t>
      </w:r>
      <w:r>
        <w:fldChar w:fldCharType="begin"/>
      </w:r>
      <w:r>
        <w:instrText xml:space="preserve"> INCLUDEPICTURE "https://img-blog.csdn.net/20131107201104906" \* MERGEFORMATINET </w:instrText>
      </w:r>
      <w:r>
        <w:fldChar w:fldCharType="separate"/>
      </w:r>
      <w:r>
        <w:rPr>
          <w:noProof/>
        </w:rPr>
        <w:drawing>
          <wp:inline distT="0" distB="0" distL="0" distR="0">
            <wp:extent cx="1445895" cy="361315"/>
            <wp:effectExtent l="0" t="0" r="1905" b="0"/>
            <wp:docPr id="29" name="图片 29" descr="https://img-blog.csdn.net/2013110720110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1072011049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5895" cy="361315"/>
                    </a:xfrm>
                    <a:prstGeom prst="rect">
                      <a:avLst/>
                    </a:prstGeom>
                    <a:noFill/>
                    <a:ln>
                      <a:noFill/>
                    </a:ln>
                  </pic:spPr>
                </pic:pic>
              </a:graphicData>
            </a:graphic>
          </wp:inline>
        </w:drawing>
      </w:r>
      <w:r>
        <w:fldChar w:fldCharType="end"/>
      </w:r>
    </w:p>
    <w:p w:rsidR="007D4915" w:rsidRDefault="007D4915" w:rsidP="007D4915">
      <w:pPr>
        <w:pStyle w:val="a5"/>
        <w:spacing w:before="240" w:beforeAutospacing="0" w:after="240" w:afterAutospacing="0" w:line="300" w:lineRule="atLeast"/>
      </w:pPr>
      <w:r>
        <w:rPr>
          <w:rFonts w:ascii="tahoma" w:hAnsi="tahoma" w:cs="tahoma"/>
        </w:rPr>
        <w:t>    </w:t>
      </w:r>
      <w:r>
        <w:rPr>
          <w:color w:val="333333"/>
        </w:rPr>
        <w:t>可能有读者对类别取</w:t>
      </w:r>
      <w:r>
        <w:rPr>
          <w:rFonts w:ascii="Helvetica" w:hAnsi="Helvetica"/>
          <w:color w:val="333333"/>
        </w:rPr>
        <w:t>1</w:t>
      </w:r>
      <w:r>
        <w:rPr>
          <w:rFonts w:hint="eastAsia"/>
          <w:color w:val="333333"/>
        </w:rPr>
        <w:t>或</w:t>
      </w:r>
      <w:r>
        <w:rPr>
          <w:rFonts w:ascii="Helvetica" w:hAnsi="Helvetica"/>
          <w:color w:val="333333"/>
        </w:rPr>
        <w:t>-1</w:t>
      </w:r>
      <w:r>
        <w:rPr>
          <w:rFonts w:hint="eastAsia"/>
          <w:color w:val="333333"/>
        </w:rPr>
        <w:t>有疑问，事实上，这个</w:t>
      </w:r>
      <w:r>
        <w:rPr>
          <w:rFonts w:ascii="Helvetica" w:hAnsi="Helvetica"/>
          <w:color w:val="333333"/>
        </w:rPr>
        <w:t>1</w:t>
      </w:r>
      <w:r>
        <w:rPr>
          <w:rFonts w:hint="eastAsia"/>
          <w:color w:val="333333"/>
        </w:rPr>
        <w:t>或</w:t>
      </w:r>
      <w:r>
        <w:rPr>
          <w:rFonts w:ascii="Helvetica" w:hAnsi="Helvetica"/>
          <w:color w:val="333333"/>
        </w:rPr>
        <w:t>-1</w:t>
      </w:r>
      <w:r>
        <w:rPr>
          <w:rFonts w:hint="eastAsia"/>
          <w:color w:val="333333"/>
        </w:rPr>
        <w:t>的分类标准起源于</w:t>
      </w:r>
      <w:r>
        <w:rPr>
          <w:rFonts w:ascii="Helvetica" w:hAnsi="Helvetica"/>
          <w:color w:val="333333"/>
        </w:rPr>
        <w:t>logistic</w:t>
      </w:r>
      <w:r>
        <w:rPr>
          <w:rFonts w:hint="eastAsia"/>
          <w:color w:val="333333"/>
        </w:rPr>
        <w:t>回归</w:t>
      </w:r>
      <w:r>
        <w:rPr>
          <w:color w:val="333333"/>
        </w:rPr>
        <w:t>。</w:t>
      </w:r>
    </w:p>
    <w:p w:rsidR="007D4915" w:rsidRDefault="007D4915" w:rsidP="007D4915">
      <w:pPr>
        <w:pStyle w:val="a5"/>
        <w:spacing w:before="240" w:beforeAutospacing="0" w:after="240" w:afterAutospacing="0" w:line="300" w:lineRule="atLeast"/>
      </w:pPr>
      <w:r>
        <w:rPr>
          <w:color w:val="333333"/>
        </w:rPr>
        <w:t>    </w:t>
      </w:r>
      <w:r>
        <w:t>Logistic</w:t>
      </w:r>
      <w:r>
        <w:rPr>
          <w:rFonts w:hint="eastAsia"/>
        </w:rPr>
        <w:t>回归目的是从特征学习出一个</w:t>
      </w:r>
      <w:r>
        <w:rPr>
          <w:rFonts w:ascii="Times New Roman" w:hAnsi="Times New Roman" w:cs="Times New Roman"/>
        </w:rPr>
        <w:t>0/1</w:t>
      </w:r>
      <w:r>
        <w:rPr>
          <w:rFonts w:hint="eastAsia"/>
        </w:rPr>
        <w:t>分类模型，而这个模型是将特性的线性组合作为自变量，由于自变量的取值范围是负无穷到正无穷。因此，使用</w:t>
      </w:r>
      <w:r>
        <w:rPr>
          <w:rFonts w:ascii="Times New Roman" w:hAnsi="Times New Roman" w:cs="Times New Roman"/>
        </w:rPr>
        <w:t>logistic</w:t>
      </w:r>
      <w:r>
        <w:rPr>
          <w:rFonts w:hint="eastAsia"/>
        </w:rPr>
        <w:t>函数（或称作</w:t>
      </w:r>
      <w:r>
        <w:rPr>
          <w:rFonts w:ascii="Times New Roman" w:hAnsi="Times New Roman" w:cs="Times New Roman"/>
        </w:rPr>
        <w:t>sigmoid</w:t>
      </w:r>
      <w:r>
        <w:rPr>
          <w:rFonts w:hint="eastAsia"/>
        </w:rPr>
        <w:t>函数）将自变量映射到</w:t>
      </w:r>
      <w:r>
        <w:rPr>
          <w:rFonts w:ascii="Times New Roman" w:hAnsi="Times New Roman" w:cs="Times New Roman"/>
        </w:rPr>
        <w:t>(0,1)</w:t>
      </w:r>
      <w:r>
        <w:rPr>
          <w:rFonts w:hint="eastAsia"/>
        </w:rPr>
        <w:t>上，映射后的值被认为是属于</w:t>
      </w:r>
      <w:r>
        <w:rPr>
          <w:rFonts w:ascii="Times New Roman" w:hAnsi="Times New Roman" w:cs="Times New Roman"/>
        </w:rPr>
        <w:t>y=1</w:t>
      </w:r>
      <w:r>
        <w:rPr>
          <w:rFonts w:hint="eastAsia"/>
        </w:rPr>
        <w:t>的概率。</w:t>
      </w:r>
    </w:p>
    <w:p w:rsidR="007D4915" w:rsidRDefault="007D4915" w:rsidP="007D4915">
      <w:pPr>
        <w:pStyle w:val="a5"/>
      </w:pPr>
      <w:r>
        <w:t>    假设函数</w:t>
      </w:r>
    </w:p>
    <w:p w:rsidR="007D4915" w:rsidRDefault="007D4915" w:rsidP="007D4915">
      <w:r>
        <w:fldChar w:fldCharType="begin"/>
      </w:r>
      <w:r>
        <w:instrText xml:space="preserve"> INCLUDEPICTURE "http://img.my.csdn.net/uploads/201304/05/1365174192_8325.png" \* MERGEFORMATINET </w:instrText>
      </w:r>
      <w:r>
        <w:fldChar w:fldCharType="separate"/>
      </w:r>
      <w:r>
        <w:rPr>
          <w:noProof/>
        </w:rPr>
        <w:drawing>
          <wp:inline distT="0" distB="0" distL="0" distR="0">
            <wp:extent cx="2987675" cy="669925"/>
            <wp:effectExtent l="0" t="0" r="0" b="3175"/>
            <wp:docPr id="28" name="图片 28" descr="http://img.my.csdn.net/uploads/201304/05/1365174192_8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4/05/1365174192_83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675" cy="669925"/>
                    </a:xfrm>
                    <a:prstGeom prst="rect">
                      <a:avLst/>
                    </a:prstGeom>
                    <a:noFill/>
                    <a:ln>
                      <a:noFill/>
                    </a:ln>
                  </pic:spPr>
                </pic:pic>
              </a:graphicData>
            </a:graphic>
          </wp:inline>
        </w:drawing>
      </w:r>
      <w:r>
        <w:fldChar w:fldCharType="end"/>
      </w:r>
    </w:p>
    <w:p w:rsidR="007D4915" w:rsidRDefault="007D4915" w:rsidP="007D4915">
      <w:r>
        <w:t>    其中x是n维特征向量，函数g就是logistic函数。</w:t>
      </w:r>
    </w:p>
    <w:p w:rsidR="007D4915" w:rsidRDefault="007D4915" w:rsidP="007D4915">
      <w:r>
        <w:lastRenderedPageBreak/>
        <w:t>    而</w:t>
      </w:r>
      <w:r>
        <w:fldChar w:fldCharType="begin"/>
      </w:r>
      <w:r>
        <w:instrText xml:space="preserve"> INCLUDEPICTURE "http://img.my.csdn.net/uploads/201304/05/1365174223_1807.png" \* MERGEFORMATINET </w:instrText>
      </w:r>
      <w:r>
        <w:fldChar w:fldCharType="separate"/>
      </w:r>
      <w:r>
        <w:rPr>
          <w:noProof/>
        </w:rPr>
        <w:drawing>
          <wp:inline distT="0" distB="0" distL="0" distR="0">
            <wp:extent cx="1573530" cy="605790"/>
            <wp:effectExtent l="0" t="0" r="1270" b="3810"/>
            <wp:docPr id="27" name="图片 27" descr="http://img.my.csdn.net/uploads/201304/05/1365174223_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05/1365174223_18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3530" cy="605790"/>
                    </a:xfrm>
                    <a:prstGeom prst="rect">
                      <a:avLst/>
                    </a:prstGeom>
                    <a:noFill/>
                    <a:ln>
                      <a:noFill/>
                    </a:ln>
                  </pic:spPr>
                </pic:pic>
              </a:graphicData>
            </a:graphic>
          </wp:inline>
        </w:drawing>
      </w:r>
      <w:r>
        <w:fldChar w:fldCharType="end"/>
      </w:r>
      <w:r>
        <w:t>的图像是</w:t>
      </w:r>
    </w:p>
    <w:p w:rsidR="007D4915" w:rsidRDefault="007D4915" w:rsidP="007D4915">
      <w:r>
        <w:fldChar w:fldCharType="begin"/>
      </w:r>
      <w:r>
        <w:instrText xml:space="preserve"> INCLUDEPICTURE "http://img.my.csdn.net/uploads/201304/05/1365174236_6175.png" \* MERGEFORMATINET </w:instrText>
      </w:r>
      <w:r>
        <w:fldChar w:fldCharType="separate"/>
      </w:r>
      <w:r>
        <w:rPr>
          <w:noProof/>
        </w:rPr>
        <w:drawing>
          <wp:inline distT="0" distB="0" distL="0" distR="0">
            <wp:extent cx="4220845" cy="3476625"/>
            <wp:effectExtent l="0" t="0" r="0" b="3175"/>
            <wp:docPr id="26" name="图片 26" descr="http://img.my.csdn.net/uploads/201304/05/1365174236_6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4/05/1365174236_61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845" cy="3476625"/>
                    </a:xfrm>
                    <a:prstGeom prst="rect">
                      <a:avLst/>
                    </a:prstGeom>
                    <a:noFill/>
                    <a:ln>
                      <a:noFill/>
                    </a:ln>
                  </pic:spPr>
                </pic:pic>
              </a:graphicData>
            </a:graphic>
          </wp:inline>
        </w:drawing>
      </w:r>
      <w:r>
        <w:fldChar w:fldCharType="end"/>
      </w:r>
    </w:p>
    <w:p w:rsidR="007D4915" w:rsidRDefault="007D4915" w:rsidP="007D4915"/>
    <w:p w:rsidR="007D4915" w:rsidRDefault="007D4915" w:rsidP="007D4915">
      <w:r>
        <w:t>    可以看到，将无穷映射到了(0,1)。</w:t>
      </w:r>
    </w:p>
    <w:p w:rsidR="007D4915" w:rsidRDefault="007D4915" w:rsidP="007D4915">
      <w:r>
        <w:t>    而假设函数就是特征属于y=1的概率。</w:t>
      </w:r>
    </w:p>
    <w:p w:rsidR="007D4915" w:rsidRDefault="007D4915" w:rsidP="007D4915">
      <w:r>
        <w:fldChar w:fldCharType="begin"/>
      </w:r>
      <w:r>
        <w:instrText xml:space="preserve"> INCLUDEPICTURE "http://img.my.csdn.net/uploads/201304/05/1365174921_9452.png" \* MERGEFORMATINET </w:instrText>
      </w:r>
      <w:r>
        <w:fldChar w:fldCharType="separate"/>
      </w:r>
      <w:r>
        <w:rPr>
          <w:noProof/>
        </w:rPr>
        <w:drawing>
          <wp:inline distT="0" distB="0" distL="0" distR="0">
            <wp:extent cx="3115310" cy="659130"/>
            <wp:effectExtent l="0" t="0" r="0" b="1270"/>
            <wp:docPr id="25" name="图片 25" descr="http://img.my.csdn.net/uploads/201304/05/1365174921_9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4/05/1365174921_94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5310" cy="659130"/>
                    </a:xfrm>
                    <a:prstGeom prst="rect">
                      <a:avLst/>
                    </a:prstGeom>
                    <a:noFill/>
                    <a:ln>
                      <a:noFill/>
                    </a:ln>
                  </pic:spPr>
                </pic:pic>
              </a:graphicData>
            </a:graphic>
          </wp:inline>
        </w:drawing>
      </w:r>
      <w:r>
        <w:fldChar w:fldCharType="end"/>
      </w:r>
    </w:p>
    <w:p w:rsidR="007D4915" w:rsidRDefault="007D4915" w:rsidP="007D4915">
      <w:pPr>
        <w:pStyle w:val="a5"/>
      </w:pPr>
      <w:r>
        <w:t>    从而，当我们要判别一个新来的特征属于哪个类时，只需求</w:t>
      </w:r>
      <w:r>
        <w:fldChar w:fldCharType="begin"/>
      </w:r>
      <w:r>
        <w:instrText xml:space="preserve"> INCLUDEPICTURE "http://img.my.csdn.net/uploads/201304/05/1365175136_8232.png" \* MERGEFORMATINET </w:instrText>
      </w:r>
      <w:r>
        <w:fldChar w:fldCharType="separate"/>
      </w:r>
      <w:r>
        <w:rPr>
          <w:noProof/>
        </w:rPr>
        <w:drawing>
          <wp:inline distT="0" distB="0" distL="0" distR="0">
            <wp:extent cx="414655" cy="201930"/>
            <wp:effectExtent l="0" t="0" r="4445" b="1270"/>
            <wp:docPr id="24" name="图片 24" descr="http://img.my.csdn.net/uploads/201304/05/1365175136_8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4/05/1365175136_8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201930"/>
                    </a:xfrm>
                    <a:prstGeom prst="rect">
                      <a:avLst/>
                    </a:prstGeom>
                    <a:noFill/>
                    <a:ln>
                      <a:noFill/>
                    </a:ln>
                  </pic:spPr>
                </pic:pic>
              </a:graphicData>
            </a:graphic>
          </wp:inline>
        </w:drawing>
      </w:r>
      <w:r>
        <w:fldChar w:fldCharType="end"/>
      </w:r>
      <w:r>
        <w:t>即可，若</w:t>
      </w:r>
      <w:r>
        <w:fldChar w:fldCharType="begin"/>
      </w:r>
      <w:r>
        <w:instrText xml:space="preserve"> INCLUDEPICTURE "http://img.my.csdn.net/uploads/201304/05/1365175136_8232.png" \* MERGEFORMATINET </w:instrText>
      </w:r>
      <w:r>
        <w:fldChar w:fldCharType="separate"/>
      </w:r>
      <w:r>
        <w:rPr>
          <w:noProof/>
        </w:rPr>
        <w:drawing>
          <wp:inline distT="0" distB="0" distL="0" distR="0">
            <wp:extent cx="414655" cy="201930"/>
            <wp:effectExtent l="0" t="0" r="4445" b="1270"/>
            <wp:docPr id="23" name="图片 23" descr="http://img.my.csdn.net/uploads/201304/05/1365175136_8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4/05/1365175136_8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201930"/>
                    </a:xfrm>
                    <a:prstGeom prst="rect">
                      <a:avLst/>
                    </a:prstGeom>
                    <a:noFill/>
                    <a:ln>
                      <a:noFill/>
                    </a:ln>
                  </pic:spPr>
                </pic:pic>
              </a:graphicData>
            </a:graphic>
          </wp:inline>
        </w:drawing>
      </w:r>
      <w:r>
        <w:fldChar w:fldCharType="end"/>
      </w:r>
      <w:r>
        <w:t>大于</w:t>
      </w:r>
      <w:r>
        <w:rPr>
          <w:rFonts w:ascii="Times New Roman" w:hAnsi="Times New Roman" w:cs="Times New Roman"/>
        </w:rPr>
        <w:t>0.5</w:t>
      </w:r>
      <w:r>
        <w:rPr>
          <w:rFonts w:hint="eastAsia"/>
        </w:rPr>
        <w:t>就是</w:t>
      </w:r>
      <w:r>
        <w:rPr>
          <w:rFonts w:ascii="Times New Roman" w:hAnsi="Times New Roman" w:cs="Times New Roman"/>
        </w:rPr>
        <w:t>y=1</w:t>
      </w:r>
      <w:r>
        <w:rPr>
          <w:rFonts w:hint="eastAsia"/>
        </w:rPr>
        <w:t>的类，反之属于</w:t>
      </w:r>
      <w:r>
        <w:rPr>
          <w:rFonts w:ascii="Times New Roman" w:hAnsi="Times New Roman" w:cs="Times New Roman"/>
        </w:rPr>
        <w:t>y=0</w:t>
      </w:r>
      <w:r>
        <w:rPr>
          <w:rFonts w:hint="eastAsia"/>
        </w:rPr>
        <w:t>类。</w:t>
      </w:r>
    </w:p>
    <w:p w:rsidR="007D4915" w:rsidRDefault="007D4915" w:rsidP="007D4915">
      <w:pPr>
        <w:pStyle w:val="a5"/>
      </w:pPr>
      <w:r>
        <w:t>    此外，</w:t>
      </w:r>
      <w:r>
        <w:fldChar w:fldCharType="begin"/>
      </w:r>
      <w:r>
        <w:instrText xml:space="preserve"> INCLUDEPICTURE "http://img.my.csdn.net/uploads/201304/05/1365175136_8232.png" \* MERGEFORMATINET </w:instrText>
      </w:r>
      <w:r>
        <w:fldChar w:fldCharType="separate"/>
      </w:r>
      <w:r>
        <w:rPr>
          <w:noProof/>
        </w:rPr>
        <w:drawing>
          <wp:inline distT="0" distB="0" distL="0" distR="0">
            <wp:extent cx="414655" cy="201930"/>
            <wp:effectExtent l="0" t="0" r="4445" b="1270"/>
            <wp:docPr id="22" name="图片 22" descr="http://img.my.csdn.net/uploads/201304/05/1365175136_8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4/05/1365175136_8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201930"/>
                    </a:xfrm>
                    <a:prstGeom prst="rect">
                      <a:avLst/>
                    </a:prstGeom>
                    <a:noFill/>
                    <a:ln>
                      <a:noFill/>
                    </a:ln>
                  </pic:spPr>
                </pic:pic>
              </a:graphicData>
            </a:graphic>
          </wp:inline>
        </w:drawing>
      </w:r>
      <w:r>
        <w:fldChar w:fldCharType="end"/>
      </w:r>
      <w:r>
        <w:t>只和</w:t>
      </w:r>
      <w:r>
        <w:fldChar w:fldCharType="begin"/>
      </w:r>
      <w:r>
        <w:instrText xml:space="preserve"> INCLUDEPICTURE "http://img.my.csdn.net/uploads/201304/05/1365175161_1760.png" \* MERGEFORMATINET </w:instrText>
      </w:r>
      <w:r>
        <w:fldChar w:fldCharType="separate"/>
      </w:r>
      <w:r>
        <w:rPr>
          <w:noProof/>
        </w:rPr>
        <w:drawing>
          <wp:inline distT="0" distB="0" distL="0" distR="0">
            <wp:extent cx="287020" cy="212725"/>
            <wp:effectExtent l="0" t="0" r="5080" b="0"/>
            <wp:docPr id="21" name="图片 21" descr="http://img.my.csdn.net/uploads/201304/05/1365175161_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4/05/1365175161_17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 cy="212725"/>
                    </a:xfrm>
                    <a:prstGeom prst="rect">
                      <a:avLst/>
                    </a:prstGeom>
                    <a:noFill/>
                    <a:ln>
                      <a:noFill/>
                    </a:ln>
                  </pic:spPr>
                </pic:pic>
              </a:graphicData>
            </a:graphic>
          </wp:inline>
        </w:drawing>
      </w:r>
      <w:r>
        <w:fldChar w:fldCharType="end"/>
      </w:r>
      <w:r>
        <w:t>有关，</w:t>
      </w:r>
      <w:r>
        <w:fldChar w:fldCharType="begin"/>
      </w:r>
      <w:r>
        <w:instrText xml:space="preserve"> INCLUDEPICTURE "http://img.my.csdn.net/uploads/201304/05/1365175169_2349.png" \* MERGEFORMATINET </w:instrText>
      </w:r>
      <w:r>
        <w:fldChar w:fldCharType="separate"/>
      </w:r>
      <w:r>
        <w:rPr>
          <w:noProof/>
        </w:rPr>
        <w:drawing>
          <wp:inline distT="0" distB="0" distL="0" distR="0">
            <wp:extent cx="287020" cy="212725"/>
            <wp:effectExtent l="0" t="0" r="5080" b="0"/>
            <wp:docPr id="20" name="图片 20" descr="http://img.my.csdn.net/uploads/201304/05/1365175169_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304/05/1365175169_23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 cy="212725"/>
                    </a:xfrm>
                    <a:prstGeom prst="rect">
                      <a:avLst/>
                    </a:prstGeom>
                    <a:noFill/>
                    <a:ln>
                      <a:noFill/>
                    </a:ln>
                  </pic:spPr>
                </pic:pic>
              </a:graphicData>
            </a:graphic>
          </wp:inline>
        </w:drawing>
      </w:r>
      <w:r>
        <w:fldChar w:fldCharType="end"/>
      </w:r>
      <w:r>
        <w:t>&gt;0</w:t>
      </w:r>
      <w:r>
        <w:rPr>
          <w:rFonts w:hint="eastAsia"/>
        </w:rPr>
        <w:t>，那么</w:t>
      </w:r>
      <w:r>
        <w:fldChar w:fldCharType="begin"/>
      </w:r>
      <w:r>
        <w:instrText xml:space="preserve"> INCLUDEPICTURE "http://img.my.csdn.net/uploads/201304/05/1365175178_8905.png" \* MERGEFORMATINET </w:instrText>
      </w:r>
      <w:r>
        <w:fldChar w:fldCharType="separate"/>
      </w:r>
      <w:r>
        <w:rPr>
          <w:noProof/>
        </w:rPr>
        <w:drawing>
          <wp:inline distT="0" distB="0" distL="0" distR="0">
            <wp:extent cx="893445" cy="201930"/>
            <wp:effectExtent l="0" t="0" r="0" b="1270"/>
            <wp:docPr id="19" name="图片 19" descr="http://img.my.csdn.net/uploads/201304/05/1365175178_8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4/05/1365175178_89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3445" cy="201930"/>
                    </a:xfrm>
                    <a:prstGeom prst="rect">
                      <a:avLst/>
                    </a:prstGeom>
                    <a:noFill/>
                    <a:ln>
                      <a:noFill/>
                    </a:ln>
                  </pic:spPr>
                </pic:pic>
              </a:graphicData>
            </a:graphic>
          </wp:inline>
        </w:drawing>
      </w:r>
      <w:r>
        <w:fldChar w:fldCharType="end"/>
      </w:r>
      <w:r>
        <w:rPr>
          <w:rFonts w:hint="eastAsia"/>
        </w:rPr>
        <w:t>，</w:t>
      </w:r>
      <w:r>
        <w:t>而g(z)</w:t>
      </w:r>
      <w:r>
        <w:rPr>
          <w:rFonts w:hint="eastAsia"/>
        </w:rPr>
        <w:t>只是用来映射，真实的类别决定权还</w:t>
      </w:r>
      <w:r>
        <w:t>是在于</w:t>
      </w:r>
      <w:r>
        <w:fldChar w:fldCharType="begin"/>
      </w:r>
      <w:r>
        <w:instrText xml:space="preserve"> INCLUDEPICTURE "http://img.my.csdn.net/uploads/201304/05/1365175189_9269.png" \* MERGEFORMATINET </w:instrText>
      </w:r>
      <w:r>
        <w:fldChar w:fldCharType="separate"/>
      </w:r>
      <w:r>
        <w:rPr>
          <w:noProof/>
        </w:rPr>
        <w:drawing>
          <wp:inline distT="0" distB="0" distL="0" distR="0">
            <wp:extent cx="287020" cy="212725"/>
            <wp:effectExtent l="0" t="0" r="5080" b="0"/>
            <wp:docPr id="18" name="图片 18" descr="http://img.my.csdn.net/uploads/201304/05/1365175189_9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304/05/1365175189_92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 cy="212725"/>
                    </a:xfrm>
                    <a:prstGeom prst="rect">
                      <a:avLst/>
                    </a:prstGeom>
                    <a:noFill/>
                    <a:ln>
                      <a:noFill/>
                    </a:ln>
                  </pic:spPr>
                </pic:pic>
              </a:graphicData>
            </a:graphic>
          </wp:inline>
        </w:drawing>
      </w:r>
      <w:r>
        <w:fldChar w:fldCharType="end"/>
      </w:r>
      <w:r>
        <w:t>。再者，当</w:t>
      </w:r>
      <w:r>
        <w:fldChar w:fldCharType="begin"/>
      </w:r>
      <w:r>
        <w:instrText xml:space="preserve"> INCLUDEPICTURE "http://img.my.csdn.net/uploads/201304/05/1365175205_2324.png" \* MERGEFORMATINET </w:instrText>
      </w:r>
      <w:r>
        <w:fldChar w:fldCharType="separate"/>
      </w:r>
      <w:r>
        <w:rPr>
          <w:noProof/>
        </w:rPr>
        <w:drawing>
          <wp:inline distT="0" distB="0" distL="0" distR="0">
            <wp:extent cx="648335" cy="212725"/>
            <wp:effectExtent l="0" t="0" r="0" b="0"/>
            <wp:docPr id="17" name="图片 17" descr="http://img.my.csdn.net/uploads/201304/05/1365175205_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4/05/1365175205_23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335" cy="212725"/>
                    </a:xfrm>
                    <a:prstGeom prst="rect">
                      <a:avLst/>
                    </a:prstGeom>
                    <a:noFill/>
                    <a:ln>
                      <a:noFill/>
                    </a:ln>
                  </pic:spPr>
                </pic:pic>
              </a:graphicData>
            </a:graphic>
          </wp:inline>
        </w:drawing>
      </w:r>
      <w:r>
        <w:fldChar w:fldCharType="end"/>
      </w:r>
      <w:r>
        <w:rPr>
          <w:rFonts w:hint="eastAsia"/>
        </w:rPr>
        <w:t>时，</w:t>
      </w:r>
      <w:r>
        <w:fldChar w:fldCharType="begin"/>
      </w:r>
      <w:r>
        <w:instrText xml:space="preserve"> INCLUDEPICTURE "http://img.my.csdn.net/uploads/201304/05/1365175215_8446.png" \* MERGEFORMATINET </w:instrText>
      </w:r>
      <w:r>
        <w:fldChar w:fldCharType="separate"/>
      </w:r>
      <w:r>
        <w:rPr>
          <w:noProof/>
        </w:rPr>
        <w:drawing>
          <wp:inline distT="0" distB="0" distL="0" distR="0">
            <wp:extent cx="414655" cy="201930"/>
            <wp:effectExtent l="0" t="0" r="4445" b="1270"/>
            <wp:docPr id="16" name="图片 16" descr="http://img.my.csdn.net/uploads/201304/05/1365175215_8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304/05/1365175215_84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201930"/>
                    </a:xfrm>
                    <a:prstGeom prst="rect">
                      <a:avLst/>
                    </a:prstGeom>
                    <a:noFill/>
                    <a:ln>
                      <a:noFill/>
                    </a:ln>
                  </pic:spPr>
                </pic:pic>
              </a:graphicData>
            </a:graphic>
          </wp:inline>
        </w:drawing>
      </w:r>
      <w:r>
        <w:fldChar w:fldCharType="end"/>
      </w:r>
      <w:r>
        <w:t>=1</w:t>
      </w:r>
      <w:r>
        <w:rPr>
          <w:rFonts w:hint="eastAsia"/>
        </w:rPr>
        <w:t>，反之</w:t>
      </w:r>
      <w:r>
        <w:fldChar w:fldCharType="begin"/>
      </w:r>
      <w:r>
        <w:instrText xml:space="preserve"> INCLUDEPICTURE "http://img.my.csdn.net/uploads/201304/05/1365175233_9165.png" \* MERGEFORMATINET </w:instrText>
      </w:r>
      <w:r>
        <w:fldChar w:fldCharType="separate"/>
      </w:r>
      <w:r>
        <w:rPr>
          <w:noProof/>
        </w:rPr>
        <w:drawing>
          <wp:inline distT="0" distB="0" distL="0" distR="0">
            <wp:extent cx="414655" cy="201930"/>
            <wp:effectExtent l="0" t="0" r="4445" b="1270"/>
            <wp:docPr id="15" name="图片 15" descr="http://img.my.csdn.net/uploads/201304/05/1365175233_9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4/05/1365175233_916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 cy="201930"/>
                    </a:xfrm>
                    <a:prstGeom prst="rect">
                      <a:avLst/>
                    </a:prstGeom>
                    <a:noFill/>
                    <a:ln>
                      <a:noFill/>
                    </a:ln>
                  </pic:spPr>
                </pic:pic>
              </a:graphicData>
            </a:graphic>
          </wp:inline>
        </w:drawing>
      </w:r>
      <w:r>
        <w:fldChar w:fldCharType="end"/>
      </w:r>
      <w:r>
        <w:t>=0</w:t>
      </w:r>
      <w:r>
        <w:rPr>
          <w:rFonts w:hint="eastAsia"/>
        </w:rPr>
        <w:t>。如果我们只从</w:t>
      </w:r>
      <w:r>
        <w:fldChar w:fldCharType="begin"/>
      </w:r>
      <w:r>
        <w:instrText xml:space="preserve"> INCLUDEPICTURE "http://img.my.csdn.net/uploads/201304/05/1365175266_3733.png" \* MERGEFORMATINET </w:instrText>
      </w:r>
      <w:r>
        <w:fldChar w:fldCharType="separate"/>
      </w:r>
      <w:r>
        <w:rPr>
          <w:noProof/>
        </w:rPr>
        <w:drawing>
          <wp:inline distT="0" distB="0" distL="0" distR="0">
            <wp:extent cx="287020" cy="212725"/>
            <wp:effectExtent l="0" t="0" r="5080" b="0"/>
            <wp:docPr id="14" name="图片 14" descr="http://img.my.csdn.net/uploads/201304/05/1365175266_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304/05/1365175266_37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 cy="212725"/>
                    </a:xfrm>
                    <a:prstGeom prst="rect">
                      <a:avLst/>
                    </a:prstGeom>
                    <a:noFill/>
                    <a:ln>
                      <a:noFill/>
                    </a:ln>
                  </pic:spPr>
                </pic:pic>
              </a:graphicData>
            </a:graphic>
          </wp:inline>
        </w:drawing>
      </w:r>
      <w:r>
        <w:fldChar w:fldCharType="end"/>
      </w:r>
      <w:r>
        <w:t>出发，希望模型达到的目标就是让训练</w:t>
      </w:r>
      <w:r>
        <w:lastRenderedPageBreak/>
        <w:t>数据中</w:t>
      </w:r>
      <w:r>
        <w:rPr>
          <w:rFonts w:ascii="Times New Roman" w:hAnsi="Times New Roman" w:cs="Times New Roman"/>
        </w:rPr>
        <w:t>y=1</w:t>
      </w:r>
      <w:r>
        <w:rPr>
          <w:rFonts w:hint="eastAsia"/>
        </w:rPr>
        <w:t>的特征</w:t>
      </w:r>
      <w:r>
        <w:fldChar w:fldCharType="begin"/>
      </w:r>
      <w:r>
        <w:instrText xml:space="preserve"> INCLUDEPICTURE "http://img.my.csdn.net/uploads/201304/05/1365175288_2654.png" \* MERGEFORMATINET </w:instrText>
      </w:r>
      <w:r>
        <w:fldChar w:fldCharType="separate"/>
      </w:r>
      <w:r>
        <w:rPr>
          <w:noProof/>
        </w:rPr>
        <w:drawing>
          <wp:inline distT="0" distB="0" distL="0" distR="0">
            <wp:extent cx="648335" cy="212725"/>
            <wp:effectExtent l="0" t="0" r="0" b="0"/>
            <wp:docPr id="13" name="图片 13" descr="http://img.my.csdn.net/uploads/201304/05/1365175288_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4/05/1365175288_26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335" cy="212725"/>
                    </a:xfrm>
                    <a:prstGeom prst="rect">
                      <a:avLst/>
                    </a:prstGeom>
                    <a:noFill/>
                    <a:ln>
                      <a:noFill/>
                    </a:ln>
                  </pic:spPr>
                </pic:pic>
              </a:graphicData>
            </a:graphic>
          </wp:inline>
        </w:drawing>
      </w:r>
      <w:r>
        <w:fldChar w:fldCharType="end"/>
      </w:r>
      <w:r>
        <w:rPr>
          <w:rFonts w:hint="eastAsia"/>
        </w:rPr>
        <w:t>，而是</w:t>
      </w:r>
      <w:r>
        <w:rPr>
          <w:rFonts w:ascii="Times New Roman" w:hAnsi="Times New Roman" w:cs="Times New Roman"/>
        </w:rPr>
        <w:t>y=0</w:t>
      </w:r>
      <w:r>
        <w:rPr>
          <w:rFonts w:hint="eastAsia"/>
        </w:rPr>
        <w:t>的特征</w:t>
      </w:r>
      <w:r>
        <w:fldChar w:fldCharType="begin"/>
      </w:r>
      <w:r>
        <w:instrText xml:space="preserve"> INCLUDEPICTURE "http://img.my.csdn.net/uploads/201304/05/1365175299_9597.png" \* MERGEFORMATINET </w:instrText>
      </w:r>
      <w:r>
        <w:fldChar w:fldCharType="separate"/>
      </w:r>
      <w:r>
        <w:rPr>
          <w:noProof/>
        </w:rPr>
        <w:drawing>
          <wp:inline distT="0" distB="0" distL="0" distR="0">
            <wp:extent cx="648335" cy="212725"/>
            <wp:effectExtent l="0" t="0" r="0" b="0"/>
            <wp:docPr id="12" name="图片 12" descr="http://img.my.csdn.net/uploads/201304/05/1365175299_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304/05/1365175299_95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335" cy="212725"/>
                    </a:xfrm>
                    <a:prstGeom prst="rect">
                      <a:avLst/>
                    </a:prstGeom>
                    <a:noFill/>
                    <a:ln>
                      <a:noFill/>
                    </a:ln>
                  </pic:spPr>
                </pic:pic>
              </a:graphicData>
            </a:graphic>
          </wp:inline>
        </w:drawing>
      </w:r>
      <w:r>
        <w:fldChar w:fldCharType="end"/>
      </w:r>
      <w:r>
        <w:rPr>
          <w:rFonts w:hint="eastAsia"/>
        </w:rPr>
        <w:t>。</w:t>
      </w:r>
      <w:r>
        <w:rPr>
          <w:rFonts w:ascii="Times New Roman" w:hAnsi="Times New Roman" w:cs="Times New Roman"/>
        </w:rPr>
        <w:t>Logistic</w:t>
      </w:r>
      <w:r>
        <w:rPr>
          <w:rFonts w:hint="eastAsia"/>
        </w:rPr>
        <w:t>回归就是要学习得到</w:t>
      </w:r>
      <w:r>
        <w:fldChar w:fldCharType="begin"/>
      </w:r>
      <w:r>
        <w:instrText xml:space="preserve"> INCLUDEPICTURE "http://img.my.csdn.net/uploads/201304/05/1365175329_6408.png" \* MERGEFORMATINET </w:instrText>
      </w:r>
      <w:r>
        <w:fldChar w:fldCharType="separate"/>
      </w:r>
      <w:r>
        <w:rPr>
          <w:noProof/>
        </w:rPr>
        <w:drawing>
          <wp:inline distT="0" distB="0" distL="0" distR="0">
            <wp:extent cx="106045" cy="201930"/>
            <wp:effectExtent l="0" t="0" r="0" b="0"/>
            <wp:docPr id="11" name="图片 11" descr="http://img.my.csdn.net/uploads/201304/05/1365175329_6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4/05/1365175329_64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fldChar w:fldCharType="end"/>
      </w:r>
      <w:r>
        <w:t>，使得正例的特征远大于</w:t>
      </w:r>
      <w:r>
        <w:rPr>
          <w:rFonts w:ascii="Times New Roman" w:hAnsi="Times New Roman" w:cs="Times New Roman"/>
        </w:rPr>
        <w:t>0</w:t>
      </w:r>
      <w:r>
        <w:rPr>
          <w:rFonts w:hint="eastAsia"/>
        </w:rPr>
        <w:t>，负例的特征远小于</w:t>
      </w:r>
      <w:r>
        <w:rPr>
          <w:rFonts w:ascii="Times New Roman" w:hAnsi="Times New Roman" w:cs="Times New Roman"/>
        </w:rPr>
        <w:t>0</w:t>
      </w:r>
      <w:r>
        <w:rPr>
          <w:rFonts w:hint="eastAsia"/>
        </w:rPr>
        <w:t>，</w:t>
      </w:r>
      <w:r>
        <w:t>而且要在全部训练实例上达到这个目标。</w:t>
      </w:r>
    </w:p>
    <w:p w:rsidR="007D4915" w:rsidRDefault="007D4915" w:rsidP="007D4915">
      <w:pPr>
        <w:pStyle w:val="a5"/>
      </w:pPr>
      <w:r>
        <w:t>    接下来，尝试把logistic</w:t>
      </w:r>
      <w:r>
        <w:rPr>
          <w:rFonts w:hint="eastAsia"/>
        </w:rPr>
        <w:t>回归</w:t>
      </w:r>
      <w:r>
        <w:t>做个变形。首先，将使用的结果标签y = 0</w:t>
      </w:r>
      <w:r>
        <w:rPr>
          <w:rFonts w:hint="eastAsia"/>
        </w:rPr>
        <w:t>和</w:t>
      </w:r>
      <w:r>
        <w:rPr>
          <w:rFonts w:ascii="Times New Roman" w:hAnsi="Times New Roman" w:cs="Times New Roman"/>
        </w:rPr>
        <w:t>y</w:t>
      </w:r>
      <w:r>
        <w:t> = 1替换为y = -1,y = 1，然后将</w:t>
      </w:r>
      <w:r>
        <w:fldChar w:fldCharType="begin"/>
      </w:r>
      <w:r>
        <w:instrText xml:space="preserve"> INCLUDEPICTURE "http://img.my.csdn.net/uploads/201304/05/1365175711_9116.png" \* MERGEFORMATINET </w:instrText>
      </w:r>
      <w:r>
        <w:fldChar w:fldCharType="separate"/>
      </w:r>
      <w:r>
        <w:rPr>
          <w:noProof/>
        </w:rPr>
        <w:drawing>
          <wp:inline distT="0" distB="0" distL="0" distR="0">
            <wp:extent cx="2764155" cy="212725"/>
            <wp:effectExtent l="0" t="0" r="4445" b="3175"/>
            <wp:docPr id="10" name="图片 10" descr="http://img.my.csdn.net/uploads/201304/05/1365175711_9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304/05/1365175711_91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155" cy="212725"/>
                    </a:xfrm>
                    <a:prstGeom prst="rect">
                      <a:avLst/>
                    </a:prstGeom>
                    <a:noFill/>
                    <a:ln>
                      <a:noFill/>
                    </a:ln>
                  </pic:spPr>
                </pic:pic>
              </a:graphicData>
            </a:graphic>
          </wp:inline>
        </w:drawing>
      </w:r>
      <w:r>
        <w:fldChar w:fldCharType="end"/>
      </w:r>
      <w:r>
        <w:t>（</w:t>
      </w:r>
      <w:r>
        <w:fldChar w:fldCharType="begin"/>
      </w:r>
      <w:r>
        <w:instrText xml:space="preserve"> INCLUDEPICTURE "http://img.my.csdn.net/uploads/201304/05/1365175723_3132.png" \* MERGEFORMATINET </w:instrText>
      </w:r>
      <w:r>
        <w:fldChar w:fldCharType="separate"/>
      </w:r>
      <w:r>
        <w:rPr>
          <w:noProof/>
        </w:rPr>
        <w:drawing>
          <wp:inline distT="0" distB="0" distL="0" distR="0">
            <wp:extent cx="499745" cy="201930"/>
            <wp:effectExtent l="0" t="0" r="0" b="1270"/>
            <wp:docPr id="9" name="图片 9" descr="http://img.my.csdn.net/uploads/201304/05/1365175723_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304/05/1365175723_31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5" cy="201930"/>
                    </a:xfrm>
                    <a:prstGeom prst="rect">
                      <a:avLst/>
                    </a:prstGeom>
                    <a:noFill/>
                    <a:ln>
                      <a:noFill/>
                    </a:ln>
                  </pic:spPr>
                </pic:pic>
              </a:graphicData>
            </a:graphic>
          </wp:inline>
        </w:drawing>
      </w:r>
      <w:r>
        <w:fldChar w:fldCharType="end"/>
      </w:r>
      <w:r>
        <w:t>）中的</w:t>
      </w:r>
      <w:r>
        <w:fldChar w:fldCharType="begin"/>
      </w:r>
      <w:r>
        <w:instrText xml:space="preserve"> INCLUDEPICTURE "https://img-blog.csdn.net/20140826150648949" \* MERGEFORMATINET </w:instrText>
      </w:r>
      <w:r>
        <w:fldChar w:fldCharType="separate"/>
      </w:r>
      <w:r>
        <w:rPr>
          <w:noProof/>
        </w:rPr>
        <w:drawing>
          <wp:inline distT="0" distB="0" distL="0" distR="0">
            <wp:extent cx="180975" cy="201930"/>
            <wp:effectExtent l="0" t="0" r="0" b="1270"/>
            <wp:docPr id="8" name="图片 8" descr="https://img-blog.csdn.net/2014082615064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8261506489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fldChar w:fldCharType="end"/>
      </w:r>
      <w:r>
        <w:t>替换为</w:t>
      </w:r>
      <w:r>
        <w:rPr>
          <w:rFonts w:ascii="Times New Roman" w:hAnsi="Times New Roman" w:cs="Times New Roman"/>
        </w:rPr>
        <w:t>b</w:t>
      </w:r>
      <w:r>
        <w:t>，最后将后面的</w:t>
      </w:r>
      <w:r>
        <w:fldChar w:fldCharType="begin"/>
      </w:r>
      <w:r>
        <w:instrText xml:space="preserve"> INCLUDEPICTURE "http://img.my.csdn.net/uploads/201304/05/1365175737_9557.png" \* MERGEFORMATINET </w:instrText>
      </w:r>
      <w:r>
        <w:fldChar w:fldCharType="separate"/>
      </w:r>
      <w:r>
        <w:rPr>
          <w:noProof/>
        </w:rPr>
        <w:drawing>
          <wp:inline distT="0" distB="0" distL="0" distR="0">
            <wp:extent cx="1839595" cy="201930"/>
            <wp:effectExtent l="0" t="0" r="1905" b="1270"/>
            <wp:docPr id="7" name="图片 7" descr="http://img.my.csdn.net/uploads/201304/05/1365175737_9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304/05/1365175737_95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9595" cy="201930"/>
                    </a:xfrm>
                    <a:prstGeom prst="rect">
                      <a:avLst/>
                    </a:prstGeom>
                    <a:noFill/>
                    <a:ln>
                      <a:noFill/>
                    </a:ln>
                  </pic:spPr>
                </pic:pic>
              </a:graphicData>
            </a:graphic>
          </wp:inline>
        </w:drawing>
      </w:r>
      <w:r>
        <w:fldChar w:fldCharType="end"/>
      </w:r>
      <w:r>
        <w:t>替换为</w:t>
      </w:r>
      <w:r>
        <w:fldChar w:fldCharType="begin"/>
      </w:r>
      <w:r>
        <w:instrText xml:space="preserve"> INCLUDEPICTURE "http://img.my.csdn.net/uploads/201304/05/1365175737_9557.png" \* MERGEFORMATINET </w:instrText>
      </w:r>
      <w:r>
        <w:fldChar w:fldCharType="separate"/>
      </w:r>
      <w:r>
        <w:rPr>
          <w:noProof/>
        </w:rPr>
        <w:drawing>
          <wp:inline distT="0" distB="0" distL="0" distR="0">
            <wp:extent cx="1839595" cy="201930"/>
            <wp:effectExtent l="0" t="0" r="1905" b="1270"/>
            <wp:docPr id="6" name="图片 6" descr="http://img.my.csdn.net/uploads/201304/05/1365175737_9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4/05/1365175737_95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9595" cy="201930"/>
                    </a:xfrm>
                    <a:prstGeom prst="rect">
                      <a:avLst/>
                    </a:prstGeom>
                    <a:noFill/>
                    <a:ln>
                      <a:noFill/>
                    </a:ln>
                  </pic:spPr>
                </pic:pic>
              </a:graphicData>
            </a:graphic>
          </wp:inline>
        </w:drawing>
      </w:r>
      <w:r>
        <w:fldChar w:fldCharType="end"/>
      </w:r>
      <w:r>
        <w:t>（即</w:t>
      </w:r>
      <w:r>
        <w:fldChar w:fldCharType="begin"/>
      </w:r>
      <w:r>
        <w:instrText xml:space="preserve"> INCLUDEPICTURE "http://img.my.csdn.net/uploads/201304/05/1365175756_2693.png" \* MERGEFORMATINET </w:instrText>
      </w:r>
      <w:r>
        <w:fldChar w:fldCharType="separate"/>
      </w:r>
      <w:r>
        <w:rPr>
          <w:noProof/>
        </w:rPr>
        <w:drawing>
          <wp:inline distT="0" distB="0" distL="0" distR="0">
            <wp:extent cx="329565" cy="212725"/>
            <wp:effectExtent l="0" t="0" r="635" b="0"/>
            <wp:docPr id="5" name="图片 5" descr="http://img.my.csdn.net/uploads/201304/05/1365175756_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304/05/1365175756_26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 cy="212725"/>
                    </a:xfrm>
                    <a:prstGeom prst="rect">
                      <a:avLst/>
                    </a:prstGeom>
                    <a:noFill/>
                    <a:ln>
                      <a:noFill/>
                    </a:ln>
                  </pic:spPr>
                </pic:pic>
              </a:graphicData>
            </a:graphic>
          </wp:inline>
        </w:drawing>
      </w:r>
      <w:r>
        <w:fldChar w:fldCharType="end"/>
      </w:r>
      <w:r>
        <w:t>）。如此，则有了</w:t>
      </w:r>
      <w:r>
        <w:fldChar w:fldCharType="begin"/>
      </w:r>
      <w:r>
        <w:instrText xml:space="preserve"> INCLUDEPICTURE "http://img.my.csdn.net/uploads/201304/05/1365175767_8636.png" \* MERGEFORMATINET </w:instrText>
      </w:r>
      <w:r>
        <w:fldChar w:fldCharType="separate"/>
      </w:r>
      <w:r>
        <w:rPr>
          <w:noProof/>
        </w:rPr>
        <w:drawing>
          <wp:inline distT="0" distB="0" distL="0" distR="0">
            <wp:extent cx="1169670" cy="212725"/>
            <wp:effectExtent l="0" t="0" r="0" b="0"/>
            <wp:docPr id="4" name="图片 4" descr="http://img.my.csdn.net/uploads/201304/05/1365175767_8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304/05/1365175767_86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9670" cy="212725"/>
                    </a:xfrm>
                    <a:prstGeom prst="rect">
                      <a:avLst/>
                    </a:prstGeom>
                    <a:noFill/>
                    <a:ln>
                      <a:noFill/>
                    </a:ln>
                  </pic:spPr>
                </pic:pic>
              </a:graphicData>
            </a:graphic>
          </wp:inline>
        </w:drawing>
      </w:r>
      <w:r>
        <w:fldChar w:fldCharType="end"/>
      </w:r>
      <w:r>
        <w:t>。也就是说除了</w:t>
      </w:r>
      <w:r>
        <w:rPr>
          <w:rFonts w:ascii="Times New Roman" w:hAnsi="Times New Roman" w:cs="Times New Roman"/>
        </w:rPr>
        <w:t>y</w:t>
      </w:r>
      <w:r>
        <w:rPr>
          <w:rFonts w:hint="eastAsia"/>
        </w:rPr>
        <w:t>由</w:t>
      </w:r>
      <w:r>
        <w:rPr>
          <w:rFonts w:ascii="Times New Roman" w:hAnsi="Times New Roman" w:cs="Times New Roman"/>
        </w:rPr>
        <w:t>y=0</w:t>
      </w:r>
      <w:r>
        <w:rPr>
          <w:rFonts w:hint="eastAsia"/>
        </w:rPr>
        <w:t>变为</w:t>
      </w:r>
      <w:r>
        <w:rPr>
          <w:rFonts w:ascii="Times New Roman" w:hAnsi="Times New Roman" w:cs="Times New Roman"/>
        </w:rPr>
        <w:t>y=-1</w:t>
      </w:r>
      <w:r>
        <w:t>外，线性分类函数跟logistic</w:t>
      </w:r>
      <w:r>
        <w:rPr>
          <w:rFonts w:hint="eastAsia"/>
        </w:rPr>
        <w:t>回归的形式化表示</w:t>
      </w:r>
      <w:r>
        <w:fldChar w:fldCharType="begin"/>
      </w:r>
      <w:r>
        <w:instrText xml:space="preserve"> INCLUDEPICTURE "http://img.my.csdn.net/uploads/201304/05/1365175792_4997.png" \* MERGEFORMATINET </w:instrText>
      </w:r>
      <w:r>
        <w:fldChar w:fldCharType="separate"/>
      </w:r>
      <w:r>
        <w:rPr>
          <w:noProof/>
        </w:rPr>
        <w:drawing>
          <wp:inline distT="0" distB="0" distL="0" distR="0">
            <wp:extent cx="2360295" cy="212725"/>
            <wp:effectExtent l="0" t="0" r="1905" b="3175"/>
            <wp:docPr id="3" name="图片 3" descr="http://img.my.csdn.net/uploads/201304/05/1365175792_4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y.csdn.net/uploads/201304/05/1365175792_499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0295" cy="212725"/>
                    </a:xfrm>
                    <a:prstGeom prst="rect">
                      <a:avLst/>
                    </a:prstGeom>
                    <a:noFill/>
                    <a:ln>
                      <a:noFill/>
                    </a:ln>
                  </pic:spPr>
                </pic:pic>
              </a:graphicData>
            </a:graphic>
          </wp:inline>
        </w:drawing>
      </w:r>
      <w:r>
        <w:fldChar w:fldCharType="end"/>
      </w:r>
      <w:r>
        <w:t>没区别。</w:t>
      </w:r>
    </w:p>
    <w:p w:rsidR="007D4915" w:rsidRDefault="007D4915" w:rsidP="007D4915">
      <w:pPr>
        <w:pStyle w:val="a5"/>
      </w:pPr>
      <w:r>
        <w:t>    进一步，可以将假设函数</w:t>
      </w:r>
      <w:r>
        <w:fldChar w:fldCharType="begin"/>
      </w:r>
      <w:r>
        <w:instrText xml:space="preserve"> INCLUDEPICTURE "http://img.my.csdn.net/uploads/201304/05/1365175830_5193.png" \* MERGEFORMATINET </w:instrText>
      </w:r>
      <w:r>
        <w:fldChar w:fldCharType="separate"/>
      </w:r>
      <w:r>
        <w:rPr>
          <w:noProof/>
        </w:rPr>
        <w:drawing>
          <wp:inline distT="0" distB="0" distL="0" distR="0">
            <wp:extent cx="1732915" cy="223520"/>
            <wp:effectExtent l="0" t="0" r="0" b="5080"/>
            <wp:docPr id="2" name="图片 2" descr="http://img.my.csdn.net/uploads/201304/05/1365175830_5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y.csdn.net/uploads/201304/05/1365175830_519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2915" cy="223520"/>
                    </a:xfrm>
                    <a:prstGeom prst="rect">
                      <a:avLst/>
                    </a:prstGeom>
                    <a:noFill/>
                    <a:ln>
                      <a:noFill/>
                    </a:ln>
                  </pic:spPr>
                </pic:pic>
              </a:graphicData>
            </a:graphic>
          </wp:inline>
        </w:drawing>
      </w:r>
      <w:r>
        <w:fldChar w:fldCharType="end"/>
      </w:r>
      <w:r>
        <w:t>中的g(z)</w:t>
      </w:r>
      <w:r>
        <w:rPr>
          <w:rFonts w:hint="eastAsia"/>
        </w:rPr>
        <w:t>做一个简化，将其简单映射到</w:t>
      </w:r>
      <w:r>
        <w:rPr>
          <w:rFonts w:ascii="Times New Roman" w:hAnsi="Times New Roman" w:cs="Times New Roman"/>
        </w:rPr>
        <w:t>y=-1</w:t>
      </w:r>
      <w:r>
        <w:rPr>
          <w:rFonts w:hint="eastAsia"/>
        </w:rPr>
        <w:t>和</w:t>
      </w:r>
      <w:r>
        <w:rPr>
          <w:rFonts w:ascii="Times New Roman" w:hAnsi="Times New Roman" w:cs="Times New Roman"/>
        </w:rPr>
        <w:t>y=1</w:t>
      </w:r>
      <w:r>
        <w:rPr>
          <w:rFonts w:hint="eastAsia"/>
        </w:rPr>
        <w:t>上。</w:t>
      </w:r>
      <w:r>
        <w:t>映射关系如下：</w:t>
      </w:r>
    </w:p>
    <w:p w:rsidR="007D4915" w:rsidRDefault="007D4915" w:rsidP="007D4915">
      <w:r>
        <w:fldChar w:fldCharType="begin"/>
      </w:r>
      <w:r>
        <w:instrText xml:space="preserve"> INCLUDEPICTURE "http://img.my.csdn.net/uploads/201304/05/1365175998_9759.png" \* MERGEFORMATINET </w:instrText>
      </w:r>
      <w:r>
        <w:fldChar w:fldCharType="separate"/>
      </w:r>
      <w:r>
        <w:rPr>
          <w:noProof/>
        </w:rPr>
        <w:drawing>
          <wp:inline distT="0" distB="0" distL="0" distR="0">
            <wp:extent cx="1658620" cy="382905"/>
            <wp:effectExtent l="0" t="0" r="5080" b="0"/>
            <wp:docPr id="1" name="图片 1" descr="http://img.my.csdn.net/uploads/201304/05/1365175998_9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304/05/1365175998_97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8620" cy="382905"/>
                    </a:xfrm>
                    <a:prstGeom prst="rect">
                      <a:avLst/>
                    </a:prstGeom>
                    <a:noFill/>
                    <a:ln>
                      <a:noFill/>
                    </a:ln>
                  </pic:spPr>
                </pic:pic>
              </a:graphicData>
            </a:graphic>
          </wp:inline>
        </w:drawing>
      </w:r>
      <w:r>
        <w:fldChar w:fldCharType="end"/>
      </w:r>
    </w:p>
    <w:p w:rsidR="007D4915" w:rsidRDefault="007D4915" w:rsidP="007D4915">
      <w:pPr>
        <w:pStyle w:val="3"/>
      </w:pPr>
      <w:r>
        <w:rPr>
          <w:rStyle w:val="a6"/>
          <w:rFonts w:ascii="Comic Sans MS" w:hAnsi="Comic Sans MS"/>
          <w:sz w:val="24"/>
          <w:szCs w:val="24"/>
        </w:rPr>
        <w:t>1.2</w:t>
      </w:r>
      <w:r>
        <w:t>、线性分类的一个例子</w:t>
      </w:r>
    </w:p>
    <w:p w:rsidR="007D4915" w:rsidRDefault="007D4915" w:rsidP="007D4915">
      <w:pPr>
        <w:pStyle w:val="a5"/>
      </w:pPr>
      <w:r>
        <w:t>    下面举个简单的例子。如下图</w:t>
      </w:r>
      <w:r>
        <w:rPr>
          <w:rFonts w:hint="eastAsia"/>
        </w:rPr>
        <w:t>所示，现在有</w:t>
      </w:r>
      <w:r>
        <w:t>一个二维平面，平面上有两种不同的数据，分别用圈和叉表示。由于这些数据是线性可分的，所以可以用一条直线将这两类数据分开，这条直线就相当于一个超平面，超平面一边的数据点所对应的</w:t>
      </w:r>
      <w:r>
        <w:rPr>
          <w:rFonts w:ascii="Times New Roman" w:hAnsi="Times New Roman" w:cs="Times New Roman"/>
        </w:rPr>
        <w:t>y</w:t>
      </w:r>
      <w:r>
        <w:rPr>
          <w:rFonts w:hint="eastAsia"/>
        </w:rPr>
        <w:t>全是</w:t>
      </w:r>
      <w:r>
        <w:rPr>
          <w:rFonts w:ascii="Times New Roman" w:hAnsi="Times New Roman" w:cs="Times New Roman"/>
        </w:rPr>
        <w:t>-1 </w:t>
      </w:r>
      <w:r>
        <w:rPr>
          <w:rFonts w:hint="eastAsia"/>
        </w:rPr>
        <w:t>，另一边</w:t>
      </w:r>
      <w:r>
        <w:t>所对应的</w:t>
      </w:r>
      <w:r>
        <w:rPr>
          <w:rFonts w:ascii="Times New Roman" w:hAnsi="Times New Roman" w:cs="Times New Roman"/>
        </w:rPr>
        <w:t>y</w:t>
      </w:r>
      <w:r>
        <w:t>全是</w:t>
      </w:r>
      <w:r>
        <w:rPr>
          <w:rFonts w:ascii="Times New Roman" w:hAnsi="Times New Roman" w:cs="Times New Roman"/>
        </w:rPr>
        <w:t>1</w:t>
      </w:r>
      <w:r>
        <w:rPr>
          <w:rFonts w:ascii="tahoma" w:hAnsi="tahoma" w:cs="tahoma"/>
          <w:sz w:val="21"/>
          <w:szCs w:val="21"/>
        </w:rPr>
        <w:t>。</w:t>
      </w:r>
    </w:p>
    <w:p w:rsidR="007D4915" w:rsidRDefault="007D4915" w:rsidP="007D4915">
      <w:pPr>
        <w:pStyle w:val="a5"/>
      </w:pPr>
      <w:r>
        <w:lastRenderedPageBreak/>
        <w:fldChar w:fldCharType="begin"/>
      </w:r>
      <w:r>
        <w:instrText xml:space="preserve"> INCLUDEPICTURE "https://img-blog.csdn.net/20140829134124453" \* MERGEFORMATINET </w:instrText>
      </w:r>
      <w:r>
        <w:fldChar w:fldCharType="separate"/>
      </w:r>
      <w:r>
        <w:rPr>
          <w:noProof/>
        </w:rPr>
        <w:drawing>
          <wp:inline distT="0" distB="0" distL="0" distR="0">
            <wp:extent cx="3147060" cy="2668905"/>
            <wp:effectExtent l="0" t="0" r="2540" b="0"/>
            <wp:docPr id="156" name="图片 156" descr="https://img-blog.csdn.net/2014082913412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net/201408291341244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7060" cy="2668905"/>
                    </a:xfrm>
                    <a:prstGeom prst="rect">
                      <a:avLst/>
                    </a:prstGeom>
                    <a:noFill/>
                    <a:ln>
                      <a:noFill/>
                    </a:ln>
                  </pic:spPr>
                </pic:pic>
              </a:graphicData>
            </a:graphic>
          </wp:inline>
        </w:drawing>
      </w:r>
      <w:r>
        <w:fldChar w:fldCharType="end"/>
      </w:r>
    </w:p>
    <w:p w:rsidR="007D4915" w:rsidRDefault="007D4915" w:rsidP="007D4915">
      <w:pPr>
        <w:pStyle w:val="a5"/>
      </w:pPr>
      <w:r>
        <w:t>    这个超平面可以用分类函数</w:t>
      </w:r>
      <w:r>
        <w:fldChar w:fldCharType="begin"/>
      </w:r>
      <w:r>
        <w:instrText xml:space="preserve"> INCLUDEPICTURE "https://img-blog.csdn.net/20131107201211968" \* MERGEFORMATINET </w:instrText>
      </w:r>
      <w:r>
        <w:fldChar w:fldCharType="separate"/>
      </w:r>
      <w:r>
        <w:rPr>
          <w:noProof/>
        </w:rPr>
        <w:drawing>
          <wp:inline distT="0" distB="0" distL="0" distR="0">
            <wp:extent cx="1680210" cy="266065"/>
            <wp:effectExtent l="0" t="0" r="0" b="635"/>
            <wp:docPr id="155" name="图片 155"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fldChar w:fldCharType="end"/>
      </w:r>
      <w:r>
        <w:t>表示，当f(x) 等于</w:t>
      </w:r>
      <w:r>
        <w:rPr>
          <w:rFonts w:ascii="Helvetica" w:hAnsi="Helvetica"/>
        </w:rPr>
        <w:t>0</w:t>
      </w:r>
      <w:r>
        <w:rPr>
          <w:rFonts w:hint="eastAsia"/>
        </w:rPr>
        <w:t>的时候，</w:t>
      </w:r>
      <w:r>
        <w:t>x便是位于超平面上的点，而f(x)大于0的点对应 </w:t>
      </w:r>
      <w:r>
        <w:rPr>
          <w:rFonts w:ascii="Times New Roman" w:hAnsi="Times New Roman" w:cs="Times New Roman"/>
        </w:rPr>
        <w:t>y=1 </w:t>
      </w:r>
      <w:r>
        <w:rPr>
          <w:rFonts w:hint="eastAsia"/>
        </w:rPr>
        <w:t>的数据点</w:t>
      </w:r>
      <w:r>
        <w:t>，f(x)</w:t>
      </w:r>
      <w:r>
        <w:rPr>
          <w:rFonts w:hint="eastAsia"/>
        </w:rPr>
        <w:t>小于</w:t>
      </w:r>
      <w:r>
        <w:rPr>
          <w:rFonts w:ascii="Times New Roman" w:hAnsi="Times New Roman" w:cs="Times New Roman"/>
        </w:rPr>
        <w:t>0</w:t>
      </w:r>
      <w:r>
        <w:rPr>
          <w:rFonts w:hint="eastAsia"/>
        </w:rPr>
        <w:t>的点对应</w:t>
      </w:r>
      <w:r>
        <w:rPr>
          <w:rFonts w:ascii="Times New Roman" w:hAnsi="Times New Roman" w:cs="Times New Roman"/>
        </w:rPr>
        <w:t>y=-1</w:t>
      </w:r>
      <w:r>
        <w:rPr>
          <w:rFonts w:hint="eastAsia"/>
        </w:rPr>
        <w:t>的点，如下图所示：</w:t>
      </w:r>
    </w:p>
    <w:p w:rsidR="007D4915" w:rsidRDefault="007D4915" w:rsidP="007D4915">
      <w:pPr>
        <w:pStyle w:val="a5"/>
        <w:spacing w:line="300" w:lineRule="atLeast"/>
        <w:rPr>
          <w:sz w:val="21"/>
          <w:szCs w:val="21"/>
        </w:rPr>
      </w:pPr>
      <w:r>
        <w:rPr>
          <w:sz w:val="21"/>
          <w:szCs w:val="21"/>
        </w:rPr>
        <w:fldChar w:fldCharType="begin"/>
      </w:r>
      <w:r>
        <w:rPr>
          <w:sz w:val="21"/>
          <w:szCs w:val="21"/>
        </w:rPr>
        <w:instrText xml:space="preserve"> INCLUDEPICTURE "https://img-blog.csdn.net/20140829134548371" \* MERGEFORMATINET </w:instrText>
      </w:r>
      <w:r>
        <w:rPr>
          <w:sz w:val="21"/>
          <w:szCs w:val="21"/>
        </w:rPr>
        <w:fldChar w:fldCharType="separate"/>
      </w:r>
      <w:r>
        <w:rPr>
          <w:noProof/>
          <w:sz w:val="21"/>
          <w:szCs w:val="21"/>
        </w:rPr>
        <w:drawing>
          <wp:inline distT="0" distB="0" distL="0" distR="0">
            <wp:extent cx="3955415" cy="2594610"/>
            <wp:effectExtent l="0" t="0" r="0" b="0"/>
            <wp:docPr id="154" name="图片 154" descr="https://img-blog.csdn.net/2014082913454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net/201408291345483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5415" cy="2594610"/>
                    </a:xfrm>
                    <a:prstGeom prst="rect">
                      <a:avLst/>
                    </a:prstGeom>
                    <a:noFill/>
                    <a:ln>
                      <a:noFill/>
                    </a:ln>
                  </pic:spPr>
                </pic:pic>
              </a:graphicData>
            </a:graphic>
          </wp:inline>
        </w:drawing>
      </w:r>
      <w:r>
        <w:rPr>
          <w:sz w:val="21"/>
          <w:szCs w:val="21"/>
        </w:rPr>
        <w:fldChar w:fldCharType="end"/>
      </w:r>
    </w:p>
    <w:p w:rsidR="007D4915" w:rsidRDefault="007D4915" w:rsidP="007D4915">
      <w:r>
        <w:rPr>
          <w:sz w:val="21"/>
          <w:szCs w:val="21"/>
        </w:rPr>
        <w:t xml:space="preserve">    </w:t>
      </w:r>
      <w:r>
        <w:rPr>
          <w:sz w:val="18"/>
          <w:szCs w:val="18"/>
        </w:rPr>
        <w:t>注：有的资料上</w:t>
      </w:r>
      <w:r>
        <w:rPr>
          <w:rFonts w:ascii="tahoma" w:hAnsi="tahoma" w:cs="tahoma"/>
          <w:color w:val="333333"/>
          <w:sz w:val="18"/>
          <w:szCs w:val="18"/>
        </w:rPr>
        <w:t>定义特征到结果的输出函数</w:t>
      </w:r>
      <w:r>
        <w:rPr>
          <w:sz w:val="18"/>
          <w:szCs w:val="18"/>
        </w:rPr>
        <w:fldChar w:fldCharType="begin"/>
      </w:r>
      <w:r>
        <w:rPr>
          <w:sz w:val="18"/>
          <w:szCs w:val="18"/>
        </w:rPr>
        <w:instrText xml:space="preserve"> INCLUDEPICTURE "https://img-blog.csdn.net/20131120103601656" \* MERGEFORMATINET </w:instrText>
      </w:r>
      <w:r>
        <w:rPr>
          <w:sz w:val="18"/>
          <w:szCs w:val="18"/>
        </w:rPr>
        <w:fldChar w:fldCharType="separate"/>
      </w:r>
      <w:r>
        <w:rPr>
          <w:noProof/>
          <w:sz w:val="18"/>
          <w:szCs w:val="18"/>
        </w:rPr>
        <w:drawing>
          <wp:inline distT="0" distB="0" distL="0" distR="0">
            <wp:extent cx="1382395" cy="308610"/>
            <wp:effectExtent l="0" t="0" r="1905" b="0"/>
            <wp:docPr id="153" name="图片 153" descr="https://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log.csdn.net/20131120103601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308610"/>
                    </a:xfrm>
                    <a:prstGeom prst="rect">
                      <a:avLst/>
                    </a:prstGeom>
                    <a:noFill/>
                    <a:ln>
                      <a:noFill/>
                    </a:ln>
                  </pic:spPr>
                </pic:pic>
              </a:graphicData>
            </a:graphic>
          </wp:inline>
        </w:drawing>
      </w:r>
      <w:r>
        <w:rPr>
          <w:sz w:val="18"/>
          <w:szCs w:val="18"/>
        </w:rPr>
        <w:fldChar w:fldCharType="end"/>
      </w:r>
      <w:r>
        <w:rPr>
          <w:sz w:val="18"/>
          <w:szCs w:val="18"/>
        </w:rPr>
        <w:t>，</w:t>
      </w:r>
      <w:r>
        <w:rPr>
          <w:rFonts w:ascii="tahoma" w:hAnsi="tahoma" w:cs="tahoma"/>
          <w:color w:val="333333"/>
          <w:sz w:val="18"/>
          <w:szCs w:val="18"/>
        </w:rPr>
        <w:t>与这里定义的</w:t>
      </w:r>
      <w:r>
        <w:rPr>
          <w:sz w:val="18"/>
          <w:szCs w:val="18"/>
        </w:rPr>
        <w:fldChar w:fldCharType="begin"/>
      </w:r>
      <w:r>
        <w:rPr>
          <w:sz w:val="18"/>
          <w:szCs w:val="18"/>
        </w:rPr>
        <w:instrText xml:space="preserve"> INCLUDEPICTURE "https://img-blog.csdn.net/20131107201211968" \* MERGEFORMATINET </w:instrText>
      </w:r>
      <w:r>
        <w:rPr>
          <w:sz w:val="18"/>
          <w:szCs w:val="18"/>
        </w:rPr>
        <w:fldChar w:fldCharType="separate"/>
      </w:r>
      <w:r>
        <w:rPr>
          <w:noProof/>
          <w:sz w:val="18"/>
          <w:szCs w:val="18"/>
        </w:rPr>
        <w:drawing>
          <wp:inline distT="0" distB="0" distL="0" distR="0">
            <wp:extent cx="1680210" cy="266065"/>
            <wp:effectExtent l="0" t="0" r="0" b="635"/>
            <wp:docPr id="152" name="图片 152"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rPr>
          <w:sz w:val="18"/>
          <w:szCs w:val="18"/>
        </w:rPr>
        <w:fldChar w:fldCharType="end"/>
      </w:r>
      <w:r>
        <w:rPr>
          <w:rFonts w:ascii="tahoma" w:hAnsi="tahoma" w:cs="tahoma"/>
          <w:color w:val="333333"/>
          <w:sz w:val="18"/>
          <w:szCs w:val="18"/>
        </w:rPr>
        <w:t>实质是一样的。为什么？因为无论是</w:t>
      </w:r>
      <w:r>
        <w:rPr>
          <w:rFonts w:ascii="tahoma" w:hAnsi="tahoma" w:cs="tahoma"/>
          <w:color w:val="333333"/>
          <w:sz w:val="18"/>
          <w:szCs w:val="18"/>
        </w:rPr>
        <w:fldChar w:fldCharType="begin"/>
      </w:r>
      <w:r>
        <w:rPr>
          <w:rFonts w:ascii="tahoma" w:hAnsi="tahoma" w:cs="tahoma"/>
          <w:color w:val="333333"/>
          <w:sz w:val="18"/>
          <w:szCs w:val="18"/>
        </w:rPr>
        <w:instrText xml:space="preserve"> INCLUDEPICTURE "https://img-blog.csdn.net/20131120103601656" \* MERGEFORMATINET </w:instrText>
      </w:r>
      <w:r>
        <w:rPr>
          <w:rFonts w:ascii="tahoma" w:hAnsi="tahoma" w:cs="tahoma"/>
          <w:color w:val="333333"/>
          <w:sz w:val="18"/>
          <w:szCs w:val="18"/>
        </w:rPr>
        <w:fldChar w:fldCharType="separate"/>
      </w:r>
      <w:r>
        <w:rPr>
          <w:rFonts w:ascii="tahoma" w:hAnsi="tahoma" w:cs="tahoma"/>
          <w:noProof/>
          <w:color w:val="333333"/>
          <w:sz w:val="18"/>
          <w:szCs w:val="18"/>
        </w:rPr>
        <w:drawing>
          <wp:inline distT="0" distB="0" distL="0" distR="0">
            <wp:extent cx="1382395" cy="308610"/>
            <wp:effectExtent l="0" t="0" r="1905" b="0"/>
            <wp:docPr id="151" name="图片 151" descr="https://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log.csdn.net/20131120103601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308610"/>
                    </a:xfrm>
                    <a:prstGeom prst="rect">
                      <a:avLst/>
                    </a:prstGeom>
                    <a:noFill/>
                    <a:ln>
                      <a:noFill/>
                    </a:ln>
                  </pic:spPr>
                </pic:pic>
              </a:graphicData>
            </a:graphic>
          </wp:inline>
        </w:drawing>
      </w:r>
      <w:r>
        <w:rPr>
          <w:rFonts w:ascii="tahoma" w:hAnsi="tahoma" w:cs="tahoma"/>
          <w:color w:val="333333"/>
          <w:sz w:val="18"/>
          <w:szCs w:val="18"/>
        </w:rPr>
        <w:fldChar w:fldCharType="end"/>
      </w:r>
      <w:r>
        <w:rPr>
          <w:rFonts w:ascii="tahoma" w:hAnsi="tahoma" w:cs="tahoma"/>
          <w:color w:val="333333"/>
          <w:sz w:val="18"/>
          <w:szCs w:val="18"/>
        </w:rPr>
        <w:t>，还是</w:t>
      </w:r>
      <w:r>
        <w:rPr>
          <w:rFonts w:ascii="tahoma" w:hAnsi="tahoma" w:cs="tahoma"/>
          <w:color w:val="333333"/>
          <w:sz w:val="18"/>
          <w:szCs w:val="18"/>
        </w:rPr>
        <w:fldChar w:fldCharType="begin"/>
      </w:r>
      <w:r>
        <w:rPr>
          <w:rFonts w:ascii="tahoma" w:hAnsi="tahoma" w:cs="tahoma"/>
          <w:color w:val="333333"/>
          <w:sz w:val="18"/>
          <w:szCs w:val="18"/>
        </w:rPr>
        <w:instrText xml:space="preserve"> INCLUDEPICTURE "https://img-blog.csdn.net/20131107201211968" \* MERGEFORMATINET </w:instrText>
      </w:r>
      <w:r>
        <w:rPr>
          <w:rFonts w:ascii="tahoma" w:hAnsi="tahoma" w:cs="tahoma"/>
          <w:color w:val="333333"/>
          <w:sz w:val="18"/>
          <w:szCs w:val="18"/>
        </w:rPr>
        <w:fldChar w:fldCharType="separate"/>
      </w:r>
      <w:r>
        <w:rPr>
          <w:rFonts w:ascii="tahoma" w:hAnsi="tahoma" w:cs="tahoma"/>
          <w:noProof/>
          <w:color w:val="333333"/>
          <w:sz w:val="18"/>
          <w:szCs w:val="18"/>
        </w:rPr>
        <w:drawing>
          <wp:inline distT="0" distB="0" distL="0" distR="0">
            <wp:extent cx="1680210" cy="266065"/>
            <wp:effectExtent l="0" t="0" r="0" b="635"/>
            <wp:docPr id="150" name="图片 150"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rPr>
          <w:rFonts w:ascii="tahoma" w:hAnsi="tahoma" w:cs="tahoma"/>
          <w:color w:val="333333"/>
          <w:sz w:val="18"/>
          <w:szCs w:val="18"/>
        </w:rPr>
        <w:fldChar w:fldCharType="end"/>
      </w:r>
      <w:r>
        <w:rPr>
          <w:rFonts w:ascii="tahoma" w:hAnsi="tahoma" w:cs="tahoma"/>
          <w:color w:val="333333"/>
          <w:sz w:val="18"/>
          <w:szCs w:val="18"/>
        </w:rPr>
        <w:t>，不影响最终优化结果。下文你将看到，当我们转化到优化</w:t>
      </w:r>
      <w:r>
        <w:rPr>
          <w:rFonts w:ascii="tahoma" w:hAnsi="tahoma" w:cs="tahoma"/>
          <w:color w:val="333333"/>
          <w:sz w:val="18"/>
          <w:szCs w:val="18"/>
        </w:rPr>
        <w:fldChar w:fldCharType="begin"/>
      </w:r>
      <w:r>
        <w:rPr>
          <w:rFonts w:ascii="tahoma" w:hAnsi="tahoma" w:cs="tahoma"/>
          <w:color w:val="333333"/>
          <w:sz w:val="18"/>
          <w:szCs w:val="18"/>
        </w:rPr>
        <w:instrText xml:space="preserve"> INCLUDEPICTURE "http://img.my.csdn.net/uploads/201210/25/1351141837_7366.jpg" \* MERGEFORMATINET </w:instrText>
      </w:r>
      <w:r>
        <w:rPr>
          <w:rFonts w:ascii="tahoma" w:hAnsi="tahoma" w:cs="tahoma"/>
          <w:color w:val="333333"/>
          <w:sz w:val="18"/>
          <w:szCs w:val="18"/>
        </w:rPr>
        <w:fldChar w:fldCharType="separate"/>
      </w:r>
      <w:r>
        <w:rPr>
          <w:rFonts w:ascii="tahoma" w:hAnsi="tahoma" w:cs="tahoma"/>
          <w:noProof/>
          <w:color w:val="333333"/>
          <w:sz w:val="18"/>
          <w:szCs w:val="18"/>
        </w:rPr>
        <w:drawing>
          <wp:inline distT="0" distB="0" distL="0" distR="0">
            <wp:extent cx="3636645" cy="510540"/>
            <wp:effectExtent l="0" t="0" r="0" b="0"/>
            <wp:docPr id="149" name="图片 149" descr="http://img.my.csdn.net/uploads/201210/25/1351141837_7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my.csdn.net/uploads/201210/25/1351141837_73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6645" cy="510540"/>
                    </a:xfrm>
                    <a:prstGeom prst="rect">
                      <a:avLst/>
                    </a:prstGeom>
                    <a:noFill/>
                    <a:ln>
                      <a:noFill/>
                    </a:ln>
                  </pic:spPr>
                </pic:pic>
              </a:graphicData>
            </a:graphic>
          </wp:inline>
        </w:drawing>
      </w:r>
      <w:r>
        <w:rPr>
          <w:rFonts w:ascii="tahoma" w:hAnsi="tahoma" w:cs="tahoma"/>
          <w:color w:val="333333"/>
          <w:sz w:val="18"/>
          <w:szCs w:val="18"/>
        </w:rPr>
        <w:fldChar w:fldCharType="end"/>
      </w:r>
      <w:r>
        <w:rPr>
          <w:rFonts w:ascii="tahoma" w:hAnsi="tahoma" w:cs="tahoma"/>
          <w:color w:val="333333"/>
          <w:sz w:val="18"/>
          <w:szCs w:val="18"/>
        </w:rPr>
        <w:t>的时候，为了求解方便，会把</w:t>
      </w:r>
      <w:r>
        <w:rPr>
          <w:rFonts w:ascii="tahoma" w:hAnsi="tahoma" w:cs="tahoma"/>
          <w:color w:val="333333"/>
          <w:sz w:val="18"/>
          <w:szCs w:val="18"/>
        </w:rPr>
        <w:t>yf(x)</w:t>
      </w:r>
      <w:r>
        <w:rPr>
          <w:rFonts w:ascii="tahoma" w:hAnsi="tahoma" w:cs="tahoma"/>
          <w:color w:val="333333"/>
          <w:sz w:val="18"/>
          <w:szCs w:val="18"/>
        </w:rPr>
        <w:t>令为</w:t>
      </w:r>
      <w:r>
        <w:rPr>
          <w:rFonts w:ascii="tahoma" w:hAnsi="tahoma" w:cs="tahoma"/>
          <w:color w:val="333333"/>
          <w:sz w:val="18"/>
          <w:szCs w:val="18"/>
        </w:rPr>
        <w:t>1</w:t>
      </w:r>
      <w:r>
        <w:rPr>
          <w:rFonts w:ascii="tahoma" w:hAnsi="tahoma" w:cs="tahoma"/>
          <w:color w:val="333333"/>
          <w:sz w:val="18"/>
          <w:szCs w:val="18"/>
        </w:rPr>
        <w:t>，即</w:t>
      </w:r>
      <w:r>
        <w:rPr>
          <w:rFonts w:ascii="tahoma" w:hAnsi="tahoma" w:cs="tahoma"/>
          <w:color w:val="333333"/>
          <w:sz w:val="18"/>
          <w:szCs w:val="18"/>
        </w:rPr>
        <w:t>yf(x)</w:t>
      </w:r>
      <w:r>
        <w:rPr>
          <w:rFonts w:ascii="tahoma" w:hAnsi="tahoma" w:cs="tahoma"/>
          <w:color w:val="333333"/>
          <w:sz w:val="18"/>
          <w:szCs w:val="18"/>
        </w:rPr>
        <w:t>是</w:t>
      </w:r>
      <w:r>
        <w:rPr>
          <w:rFonts w:ascii="tahoma" w:hAnsi="tahoma" w:cs="tahoma"/>
          <w:color w:val="333333"/>
          <w:sz w:val="18"/>
          <w:szCs w:val="18"/>
        </w:rPr>
        <w:t>y(w^x + b)</w:t>
      </w:r>
      <w:r>
        <w:rPr>
          <w:rFonts w:ascii="tahoma" w:hAnsi="tahoma" w:cs="tahoma"/>
          <w:color w:val="333333"/>
          <w:sz w:val="18"/>
          <w:szCs w:val="18"/>
        </w:rPr>
        <w:t>，还是</w:t>
      </w:r>
      <w:r>
        <w:rPr>
          <w:rFonts w:ascii="tahoma" w:hAnsi="tahoma" w:cs="tahoma"/>
          <w:color w:val="333333"/>
          <w:sz w:val="18"/>
          <w:szCs w:val="18"/>
        </w:rPr>
        <w:t>y(w^x - b)</w:t>
      </w:r>
      <w:r>
        <w:rPr>
          <w:rFonts w:ascii="tahoma" w:hAnsi="tahoma" w:cs="tahoma"/>
          <w:color w:val="333333"/>
          <w:sz w:val="18"/>
          <w:szCs w:val="18"/>
        </w:rPr>
        <w:t>，对我们要优化的式子</w:t>
      </w:r>
      <w:r>
        <w:rPr>
          <w:rFonts w:ascii="tahoma" w:hAnsi="tahoma" w:cs="tahoma"/>
          <w:color w:val="333333"/>
          <w:sz w:val="18"/>
          <w:szCs w:val="18"/>
        </w:rPr>
        <w:t>max1/||w||</w:t>
      </w:r>
      <w:r>
        <w:rPr>
          <w:rFonts w:ascii="tahoma" w:hAnsi="tahoma" w:cs="tahoma"/>
          <w:color w:val="333333"/>
          <w:sz w:val="18"/>
          <w:szCs w:val="18"/>
        </w:rPr>
        <w:t>已无影响。</w:t>
      </w:r>
    </w:p>
    <w:p w:rsidR="007D4915" w:rsidRDefault="007D4915" w:rsidP="007D4915">
      <w:pPr>
        <w:pStyle w:val="a5"/>
        <w:spacing w:line="300" w:lineRule="atLeast"/>
        <w:rPr>
          <w:sz w:val="21"/>
          <w:szCs w:val="21"/>
        </w:rPr>
      </w:pPr>
      <w:r>
        <w:rPr>
          <w:rFonts w:ascii="tahoma" w:hAnsi="tahoma" w:cs="tahoma"/>
          <w:sz w:val="21"/>
          <w:szCs w:val="21"/>
        </w:rPr>
        <w:lastRenderedPageBreak/>
        <w:t>    </w:t>
      </w:r>
      <w:r>
        <w:rPr>
          <w:rFonts w:ascii="tahoma" w:hAnsi="tahoma" w:cs="tahoma"/>
          <w:sz w:val="21"/>
          <w:szCs w:val="21"/>
        </w:rPr>
        <w:t>（</w:t>
      </w:r>
      <w:r>
        <w:rPr>
          <w:rFonts w:ascii="tahoma" w:hAnsi="tahoma" w:cs="tahoma"/>
          <w:color w:val="333333"/>
          <w:sz w:val="18"/>
          <w:szCs w:val="18"/>
        </w:rPr>
        <w:t>有一朋友飞狗来自</w:t>
      </w:r>
      <w:r>
        <w:rPr>
          <w:rFonts w:ascii="tahoma" w:hAnsi="tahoma" w:cs="tahoma"/>
          <w:color w:val="333333"/>
          <w:sz w:val="18"/>
          <w:szCs w:val="18"/>
        </w:rPr>
        <w:t>Mare_Desiderii</w:t>
      </w:r>
      <w:r>
        <w:rPr>
          <w:rFonts w:ascii="tahoma" w:hAnsi="tahoma" w:cs="tahoma"/>
          <w:color w:val="333333"/>
          <w:sz w:val="18"/>
          <w:szCs w:val="18"/>
        </w:rPr>
        <w:t>，看了上面的定义之后，问道：请教一下</w:t>
      </w:r>
      <w:r>
        <w:rPr>
          <w:rFonts w:ascii="tahoma" w:hAnsi="tahoma" w:cs="tahoma"/>
          <w:color w:val="333333"/>
          <w:sz w:val="18"/>
          <w:szCs w:val="18"/>
        </w:rPr>
        <w:t xml:space="preserve">SVM functional margin </w:t>
      </w:r>
      <w:r>
        <w:rPr>
          <w:rFonts w:ascii="tahoma" w:hAnsi="tahoma" w:cs="tahoma"/>
          <w:color w:val="333333"/>
          <w:sz w:val="18"/>
          <w:szCs w:val="18"/>
        </w:rPr>
        <w:t>为</w:t>
      </w:r>
      <w:r>
        <w:rPr>
          <w:rFonts w:ascii="tahoma" w:hAnsi="tahoma" w:cs="tahoma"/>
          <w:color w:val="333333"/>
          <w:sz w:val="18"/>
          <w:szCs w:val="18"/>
        </w:rPr>
        <w:fldChar w:fldCharType="begin"/>
      </w:r>
      <w:r>
        <w:rPr>
          <w:rFonts w:ascii="tahoma" w:hAnsi="tahoma" w:cs="tahoma"/>
          <w:color w:val="333333"/>
          <w:sz w:val="18"/>
          <w:szCs w:val="18"/>
        </w:rPr>
        <w:instrText xml:space="preserve"> INCLUDEPICTURE "https://img-blog.csdn.net/20131111154113734" \* MERGEFORMATINET </w:instrText>
      </w:r>
      <w:r>
        <w:rPr>
          <w:rFonts w:ascii="tahoma" w:hAnsi="tahoma" w:cs="tahoma"/>
          <w:color w:val="333333"/>
          <w:sz w:val="18"/>
          <w:szCs w:val="18"/>
        </w:rPr>
        <w:fldChar w:fldCharType="separate"/>
      </w:r>
      <w:r>
        <w:rPr>
          <w:rFonts w:ascii="tahoma" w:hAnsi="tahoma" w:cs="tahoma"/>
          <w:noProof/>
          <w:color w:val="333333"/>
          <w:sz w:val="18"/>
          <w:szCs w:val="18"/>
        </w:rPr>
        <w:drawing>
          <wp:inline distT="0" distB="0" distL="0" distR="0">
            <wp:extent cx="255270" cy="266065"/>
            <wp:effectExtent l="0" t="0" r="0" b="635"/>
            <wp:docPr id="148" name="图片 148"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tahoma" w:hAnsi="tahoma" w:cs="tahoma"/>
          <w:color w:val="333333"/>
          <w:sz w:val="18"/>
          <w:szCs w:val="18"/>
        </w:rPr>
        <w:fldChar w:fldCharType="end"/>
      </w:r>
      <w:r>
        <w:rPr>
          <w:rFonts w:ascii="tahoma" w:hAnsi="tahoma" w:cs="tahoma"/>
          <w:color w:val="333333"/>
          <w:sz w:val="18"/>
          <w:szCs w:val="18"/>
        </w:rPr>
        <w:t>=y(wTx+b)=yf(x)</w:t>
      </w:r>
      <w:r>
        <w:rPr>
          <w:rFonts w:ascii="tahoma" w:hAnsi="tahoma" w:cs="tahoma"/>
          <w:color w:val="333333"/>
          <w:sz w:val="18"/>
          <w:szCs w:val="18"/>
        </w:rPr>
        <w:t>中的</w:t>
      </w:r>
      <w:r>
        <w:rPr>
          <w:rFonts w:ascii="tahoma" w:hAnsi="tahoma" w:cs="tahoma"/>
          <w:color w:val="333333"/>
          <w:sz w:val="18"/>
          <w:szCs w:val="18"/>
        </w:rPr>
        <w:t>Y</w:t>
      </w:r>
      <w:r>
        <w:rPr>
          <w:rFonts w:ascii="tahoma" w:hAnsi="tahoma" w:cs="tahoma"/>
          <w:color w:val="333333"/>
          <w:sz w:val="18"/>
          <w:szCs w:val="18"/>
        </w:rPr>
        <w:t>是只取</w:t>
      </w:r>
      <w:r>
        <w:rPr>
          <w:rFonts w:ascii="tahoma" w:hAnsi="tahoma" w:cs="tahoma"/>
          <w:color w:val="333333"/>
          <w:sz w:val="18"/>
          <w:szCs w:val="18"/>
        </w:rPr>
        <w:t>1</w:t>
      </w:r>
      <w:r>
        <w:rPr>
          <w:rFonts w:ascii="tahoma" w:hAnsi="tahoma" w:cs="tahoma"/>
          <w:color w:val="333333"/>
          <w:sz w:val="18"/>
          <w:szCs w:val="18"/>
        </w:rPr>
        <w:t>和</w:t>
      </w:r>
      <w:r>
        <w:rPr>
          <w:rFonts w:ascii="tahoma" w:hAnsi="tahoma" w:cs="tahoma"/>
          <w:color w:val="333333"/>
          <w:sz w:val="18"/>
          <w:szCs w:val="18"/>
        </w:rPr>
        <w:t xml:space="preserve">-1 </w:t>
      </w:r>
      <w:r>
        <w:rPr>
          <w:rFonts w:ascii="tahoma" w:hAnsi="tahoma" w:cs="tahoma"/>
          <w:color w:val="333333"/>
          <w:sz w:val="18"/>
          <w:szCs w:val="18"/>
        </w:rPr>
        <w:t>吗？</w:t>
      </w:r>
      <w:r>
        <w:rPr>
          <w:rFonts w:ascii="tahoma" w:hAnsi="tahoma" w:cs="tahoma"/>
          <w:color w:val="333333"/>
          <w:sz w:val="18"/>
          <w:szCs w:val="18"/>
        </w:rPr>
        <w:t>y</w:t>
      </w:r>
      <w:r>
        <w:rPr>
          <w:rFonts w:ascii="tahoma" w:hAnsi="tahoma" w:cs="tahoma"/>
          <w:color w:val="333333"/>
          <w:sz w:val="18"/>
          <w:szCs w:val="18"/>
        </w:rPr>
        <w:t>的唯一作用就是确保</w:t>
      </w:r>
      <w:r>
        <w:rPr>
          <w:rFonts w:ascii="tahoma" w:hAnsi="tahoma" w:cs="tahoma"/>
          <w:color w:val="333333"/>
          <w:sz w:val="18"/>
          <w:szCs w:val="18"/>
        </w:rPr>
        <w:t>functional margin</w:t>
      </w:r>
      <w:r>
        <w:rPr>
          <w:rFonts w:ascii="tahoma" w:hAnsi="tahoma" w:cs="tahoma"/>
          <w:color w:val="333333"/>
          <w:sz w:val="18"/>
          <w:szCs w:val="18"/>
        </w:rPr>
        <w:t>的非负性？真是这样的么？当然不是，详情请见本文评论下第</w:t>
      </w:r>
      <w:r>
        <w:rPr>
          <w:rFonts w:ascii="tahoma" w:hAnsi="tahoma" w:cs="tahoma"/>
          <w:color w:val="333333"/>
          <w:sz w:val="18"/>
          <w:szCs w:val="18"/>
        </w:rPr>
        <w:t>43</w:t>
      </w:r>
      <w:r>
        <w:rPr>
          <w:rFonts w:ascii="tahoma" w:hAnsi="tahoma" w:cs="tahoma"/>
          <w:color w:val="333333"/>
          <w:sz w:val="18"/>
          <w:szCs w:val="18"/>
        </w:rPr>
        <w:t>楼</w:t>
      </w:r>
      <w:r>
        <w:rPr>
          <w:rFonts w:ascii="tahoma" w:hAnsi="tahoma" w:cs="tahoma"/>
          <w:sz w:val="21"/>
          <w:szCs w:val="21"/>
        </w:rPr>
        <w:t>）</w:t>
      </w:r>
    </w:p>
    <w:p w:rsidR="007D4915" w:rsidRDefault="007D4915" w:rsidP="007D4915">
      <w:pPr>
        <w:pStyle w:val="a5"/>
      </w:pPr>
      <w:r>
        <w:t>    换言之，在进行分类的时候，遇到一个新的数据点</w:t>
      </w:r>
      <w:r>
        <w:rPr>
          <w:rFonts w:ascii="Times New Roman" w:hAnsi="Times New Roman" w:cs="Times New Roman"/>
        </w:rPr>
        <w:t>x</w:t>
      </w:r>
      <w:r>
        <w:rPr>
          <w:rFonts w:hint="eastAsia"/>
        </w:rPr>
        <w:t>，</w:t>
      </w:r>
      <w:r>
        <w:t>将x代入</w:t>
      </w:r>
      <w:r>
        <w:rPr>
          <w:rFonts w:ascii="Times New Roman" w:hAnsi="Times New Roman" w:cs="Times New Roman"/>
        </w:rPr>
        <w:t>f(x) </w:t>
      </w:r>
      <w:r>
        <w:rPr>
          <w:rFonts w:hint="eastAsia"/>
        </w:rPr>
        <w:t>中，如果</w:t>
      </w:r>
      <w:r>
        <w:rPr>
          <w:rFonts w:ascii="Times New Roman" w:hAnsi="Times New Roman" w:cs="Times New Roman"/>
        </w:rPr>
        <w:t>f(x)</w:t>
      </w:r>
      <w:r>
        <w:rPr>
          <w:rFonts w:hint="eastAsia"/>
        </w:rPr>
        <w:t>小于</w:t>
      </w:r>
      <w:r>
        <w:rPr>
          <w:rFonts w:ascii="Times New Roman" w:hAnsi="Times New Roman" w:cs="Times New Roman"/>
        </w:rPr>
        <w:t>0</w:t>
      </w:r>
      <w:r>
        <w:rPr>
          <w:rFonts w:hint="eastAsia"/>
        </w:rPr>
        <w:t>则</w:t>
      </w:r>
      <w:r>
        <w:t>将</w:t>
      </w:r>
      <w:r>
        <w:rPr>
          <w:rFonts w:ascii="Times New Roman" w:hAnsi="Times New Roman" w:cs="Times New Roman"/>
        </w:rPr>
        <w:t>x</w:t>
      </w:r>
      <w:r>
        <w:rPr>
          <w:rFonts w:hint="eastAsia"/>
        </w:rPr>
        <w:t>的</w:t>
      </w:r>
      <w:r>
        <w:t>类别赋为-1</w:t>
      </w:r>
      <w:r>
        <w:rPr>
          <w:rFonts w:hint="eastAsia"/>
        </w:rPr>
        <w:t>，如果</w:t>
      </w:r>
      <w:r>
        <w:t>f(x)大于</w:t>
      </w:r>
      <w:r>
        <w:rPr>
          <w:rFonts w:ascii="Times New Roman" w:hAnsi="Times New Roman" w:cs="Times New Roman"/>
        </w:rPr>
        <w:t>0</w:t>
      </w:r>
      <w:r>
        <w:rPr>
          <w:rFonts w:hint="eastAsia"/>
        </w:rPr>
        <w:t>则</w:t>
      </w:r>
      <w:r>
        <w:t>将</w:t>
      </w:r>
      <w:r>
        <w:rPr>
          <w:rFonts w:ascii="Times New Roman" w:hAnsi="Times New Roman" w:cs="Times New Roman"/>
        </w:rPr>
        <w:t>x</w:t>
      </w:r>
      <w:r>
        <w:rPr>
          <w:rFonts w:hint="eastAsia"/>
        </w:rPr>
        <w:t>的类别赋为</w:t>
      </w:r>
      <w:r>
        <w:t>1。</w:t>
      </w:r>
    </w:p>
    <w:p w:rsidR="007D4915" w:rsidRDefault="007D4915" w:rsidP="007D4915">
      <w:pPr>
        <w:pStyle w:val="a5"/>
      </w:pPr>
      <w:r>
        <w:t>    接下来的问题是，如何确定这个超平面呢？从直观上而言，这个超平面应该是最适合分开两类数据的直线。而判定“最适合”的标准就是这条直线离直线两边的数据的间隔最大。所以，得寻找有着最大间隔的超平面。</w:t>
      </w:r>
    </w:p>
    <w:p w:rsidR="007D4915" w:rsidRDefault="007D4915" w:rsidP="007D4915">
      <w:pPr>
        <w:pStyle w:val="3"/>
      </w:pPr>
      <w:bookmarkStart w:id="2" w:name="t5"/>
      <w:bookmarkEnd w:id="2"/>
      <w:r>
        <w:rPr>
          <w:rStyle w:val="a6"/>
          <w:rFonts w:ascii="Comic Sans MS" w:hAnsi="Comic Sans MS"/>
          <w:sz w:val="24"/>
          <w:szCs w:val="24"/>
        </w:rPr>
        <w:t>1.3</w:t>
      </w:r>
      <w:r>
        <w:rPr>
          <w:rFonts w:ascii="Comic Sans MS" w:hAnsi="Comic Sans MS"/>
        </w:rPr>
        <w:t>、函数间隔</w:t>
      </w:r>
      <w:r>
        <w:rPr>
          <w:rFonts w:ascii="Comic Sans MS" w:hAnsi="Comic Sans MS"/>
          <w:sz w:val="21"/>
          <w:szCs w:val="21"/>
        </w:rPr>
        <w:t>Functional margin</w:t>
      </w:r>
      <w:r>
        <w:rPr>
          <w:rFonts w:ascii="Comic Sans MS" w:hAnsi="Comic Sans MS"/>
          <w:sz w:val="21"/>
          <w:szCs w:val="21"/>
        </w:rPr>
        <w:t>与几何间隔</w:t>
      </w:r>
      <w:r>
        <w:rPr>
          <w:rFonts w:ascii="Comic Sans MS" w:hAnsi="Comic Sans MS"/>
          <w:sz w:val="21"/>
          <w:szCs w:val="21"/>
        </w:rPr>
        <w:t>Geometrical margin </w:t>
      </w:r>
    </w:p>
    <w:p w:rsidR="007D4915" w:rsidRDefault="007D4915" w:rsidP="007D4915">
      <w:pPr>
        <w:pStyle w:val="a5"/>
      </w:pPr>
      <w:r>
        <w:rPr>
          <w:rFonts w:ascii="tahoma" w:hAnsi="tahoma" w:cs="tahoma"/>
          <w:sz w:val="21"/>
          <w:szCs w:val="21"/>
        </w:rPr>
        <w:t>    </w:t>
      </w:r>
      <w:r>
        <w:rPr>
          <w:color w:val="333333"/>
        </w:rPr>
        <w:t>在超平面</w:t>
      </w:r>
      <w:r>
        <w:rPr>
          <w:rFonts w:ascii="Helvetica" w:hAnsi="Helvetica"/>
          <w:color w:val="333333"/>
        </w:rPr>
        <w:t>w*x+b=0</w:t>
      </w:r>
      <w:r>
        <w:rPr>
          <w:rFonts w:hint="eastAsia"/>
          <w:color w:val="333333"/>
        </w:rPr>
        <w:t>确定的情况下，</w:t>
      </w:r>
      <w:r>
        <w:rPr>
          <w:rFonts w:ascii="Helvetica" w:hAnsi="Helvetica"/>
          <w:color w:val="333333"/>
        </w:rPr>
        <w:t>|w*x+b|</w:t>
      </w:r>
      <w:r>
        <w:rPr>
          <w:rFonts w:hint="eastAsia"/>
          <w:color w:val="333333"/>
        </w:rPr>
        <w:t>能够表示点</w:t>
      </w:r>
      <w:r>
        <w:rPr>
          <w:rFonts w:ascii="Helvetica" w:hAnsi="Helvetica"/>
          <w:color w:val="333333"/>
        </w:rPr>
        <w:t>x</w:t>
      </w:r>
      <w:r>
        <w:rPr>
          <w:rFonts w:hint="eastAsia"/>
          <w:color w:val="333333"/>
        </w:rPr>
        <w:t>到距离超平面的远近，而</w:t>
      </w:r>
      <w:r>
        <w:rPr>
          <w:rStyle w:val="a7"/>
          <w:color w:val="333333"/>
        </w:rPr>
        <w:t>通过观察w*x+b</w:t>
      </w:r>
      <w:r>
        <w:rPr>
          <w:rStyle w:val="a7"/>
          <w:rFonts w:hint="eastAsia"/>
          <w:color w:val="333333"/>
        </w:rPr>
        <w:t>的符号与类标记</w:t>
      </w:r>
      <w:r>
        <w:rPr>
          <w:rStyle w:val="a7"/>
          <w:rFonts w:ascii="Helvetica" w:hAnsi="Helvetica"/>
          <w:color w:val="333333"/>
        </w:rPr>
        <w:t>y</w:t>
      </w:r>
      <w:r>
        <w:rPr>
          <w:rStyle w:val="a7"/>
          <w:rFonts w:hint="eastAsia"/>
          <w:color w:val="333333"/>
        </w:rPr>
        <w:t>的符号是否一致</w:t>
      </w:r>
      <w:r>
        <w:rPr>
          <w:rStyle w:val="a7"/>
          <w:color w:val="333333"/>
        </w:rPr>
        <w:t>可判断分类是否正确</w:t>
      </w:r>
      <w:r>
        <w:rPr>
          <w:color w:val="333333"/>
        </w:rPr>
        <w:t>，所以，可以用(y*(w*x+b))的正负性来判定或表示分类的正确性。</w:t>
      </w:r>
      <w:r>
        <w:t>于此，我们便引出了函数间隔（functional margin）的概念。</w:t>
      </w:r>
    </w:p>
    <w:p w:rsidR="007D4915" w:rsidRDefault="007D4915" w:rsidP="007D4915">
      <w:pPr>
        <w:pStyle w:val="a5"/>
      </w:pPr>
      <w:r>
        <w:t>    定义函数间隔（用</w:t>
      </w:r>
      <w:r>
        <w:fldChar w:fldCharType="begin"/>
      </w:r>
      <w:r>
        <w:instrText xml:space="preserve"> INCLUDEPICTURE "https://img-blog.csdn.net/20140829135049264" \* MERGEFORMATINET </w:instrText>
      </w:r>
      <w:r>
        <w:fldChar w:fldCharType="separate"/>
      </w:r>
      <w:r>
        <w:rPr>
          <w:noProof/>
        </w:rPr>
        <w:drawing>
          <wp:inline distT="0" distB="0" distL="0" distR="0">
            <wp:extent cx="255270" cy="266065"/>
            <wp:effectExtent l="0" t="0" r="0" b="635"/>
            <wp:docPr id="147" name="图片 147" descr="https://img-blog.csdn.net/2014082913504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g-blog.csdn.net/20140829135049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fldChar w:fldCharType="end"/>
      </w:r>
      <w:r>
        <w:t>表示）为：</w:t>
      </w:r>
    </w:p>
    <w:p w:rsidR="007D4915" w:rsidRDefault="007D4915" w:rsidP="007D4915">
      <w:pPr>
        <w:pStyle w:val="a5"/>
      </w:pPr>
      <w:r>
        <w:rPr>
          <w:rFonts w:ascii="tahoma" w:hAnsi="tahoma" w:cs="tahoma"/>
          <w:sz w:val="21"/>
          <w:szCs w:val="21"/>
        </w:rPr>
        <w:t> </w:t>
      </w:r>
    </w:p>
    <w:p w:rsidR="007D4915" w:rsidRDefault="007D4915" w:rsidP="007D4915">
      <w:pPr>
        <w:pStyle w:val="a5"/>
      </w:pPr>
      <w:r>
        <w:tab/>
      </w:r>
      <w:r>
        <w:tab/>
      </w:r>
      <w:r>
        <w:tab/>
      </w:r>
      <w:r>
        <w:tab/>
      </w:r>
      <w:r>
        <w:tab/>
      </w:r>
      <w:r>
        <w:tab/>
      </w:r>
      <w:r>
        <w:fldChar w:fldCharType="begin"/>
      </w:r>
      <w:r>
        <w:instrText xml:space="preserve"> INCLUDEPICTURE "https://img-blog.csdn.net/20131107201248921" \* MERGEFORMATINET </w:instrText>
      </w:r>
      <w:r>
        <w:fldChar w:fldCharType="separate"/>
      </w:r>
      <w:r>
        <w:rPr>
          <w:noProof/>
        </w:rPr>
        <w:drawing>
          <wp:inline distT="0" distB="0" distL="0" distR="0">
            <wp:extent cx="2541270" cy="287020"/>
            <wp:effectExtent l="0" t="0" r="0" b="5080"/>
            <wp:docPr id="146" name="图片 146" descr="https://img-blog.csdn.net/2013110720124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blog.csdn.net/201311072012489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1270" cy="287020"/>
                    </a:xfrm>
                    <a:prstGeom prst="rect">
                      <a:avLst/>
                    </a:prstGeom>
                    <a:noFill/>
                    <a:ln>
                      <a:noFill/>
                    </a:ln>
                  </pic:spPr>
                </pic:pic>
              </a:graphicData>
            </a:graphic>
          </wp:inline>
        </w:drawing>
      </w:r>
      <w:r>
        <w:fldChar w:fldCharType="end"/>
      </w:r>
    </w:p>
    <w:p w:rsidR="007D4915" w:rsidRDefault="007D4915" w:rsidP="007D4915">
      <w:pPr>
        <w:pStyle w:val="a5"/>
      </w:pPr>
      <w:r>
        <w:t>    而超平面</w:t>
      </w:r>
      <w:r>
        <w:rPr>
          <w:rFonts w:ascii="Times New Roman" w:hAnsi="Times New Roman" w:cs="Times New Roman"/>
        </w:rPr>
        <w:t>(w</w:t>
      </w:r>
      <w:r>
        <w:rPr>
          <w:rFonts w:hint="eastAsia"/>
        </w:rPr>
        <w:t>，</w:t>
      </w:r>
      <w:r>
        <w:rPr>
          <w:rFonts w:ascii="Times New Roman" w:hAnsi="Times New Roman" w:cs="Times New Roman"/>
        </w:rPr>
        <w:t>b)</w:t>
      </w:r>
      <w:r>
        <w:rPr>
          <w:rFonts w:hint="eastAsia"/>
        </w:rPr>
        <w:t>关于</w:t>
      </w:r>
      <w:r>
        <w:rPr>
          <w:rFonts w:ascii="Times New Roman" w:hAnsi="Times New Roman" w:cs="Times New Roman"/>
        </w:rPr>
        <w:t>T</w:t>
      </w:r>
      <w:r>
        <w:rPr>
          <w:rFonts w:hint="eastAsia"/>
        </w:rPr>
        <w:t>中所有样本点</w:t>
      </w:r>
      <w:r>
        <w:rPr>
          <w:rFonts w:ascii="Times New Roman" w:hAnsi="Times New Roman" w:cs="Times New Roman"/>
        </w:rPr>
        <w:t>(xi</w:t>
      </w:r>
      <w:r>
        <w:rPr>
          <w:rFonts w:hint="eastAsia"/>
        </w:rPr>
        <w:t>，</w:t>
      </w:r>
      <w:r>
        <w:rPr>
          <w:rFonts w:ascii="Times New Roman" w:hAnsi="Times New Roman" w:cs="Times New Roman"/>
        </w:rPr>
        <w:t>yi)</w:t>
      </w:r>
      <w:r>
        <w:rPr>
          <w:rFonts w:hint="eastAsia"/>
        </w:rPr>
        <w:t>的函数间隔最小值</w:t>
      </w:r>
      <w:r>
        <w:t>（其中，</w:t>
      </w:r>
      <w:r>
        <w:rPr>
          <w:rFonts w:ascii="Times New Roman" w:hAnsi="Times New Roman" w:cs="Times New Roman"/>
        </w:rPr>
        <w:t>x</w:t>
      </w:r>
      <w:r>
        <w:rPr>
          <w:rFonts w:hint="eastAsia"/>
        </w:rPr>
        <w:t>是特征，</w:t>
      </w:r>
      <w:r>
        <w:rPr>
          <w:rFonts w:ascii="Times New Roman" w:hAnsi="Times New Roman" w:cs="Times New Roman"/>
        </w:rPr>
        <w:t>y</w:t>
      </w:r>
      <w:r>
        <w:rPr>
          <w:rFonts w:hint="eastAsia"/>
        </w:rPr>
        <w:t>是结果标签，</w:t>
      </w:r>
      <w:r>
        <w:rPr>
          <w:rFonts w:ascii="Times New Roman" w:hAnsi="Times New Roman" w:cs="Times New Roman"/>
        </w:rPr>
        <w:t>i</w:t>
      </w:r>
      <w:r>
        <w:rPr>
          <w:rFonts w:hint="eastAsia"/>
        </w:rPr>
        <w:t>表示第</w:t>
      </w:r>
      <w:r>
        <w:rPr>
          <w:rFonts w:ascii="Times New Roman" w:hAnsi="Times New Roman" w:cs="Times New Roman"/>
        </w:rPr>
        <w:t>i</w:t>
      </w:r>
      <w:r>
        <w:rPr>
          <w:rFonts w:hint="eastAsia"/>
        </w:rPr>
        <w:t>个样本</w:t>
      </w:r>
      <w:r>
        <w:t>），便为超平面(w, b)关于训练数据集</w:t>
      </w:r>
      <w:r>
        <w:rPr>
          <w:rFonts w:ascii="Times New Roman" w:hAnsi="Times New Roman" w:cs="Times New Roman"/>
        </w:rPr>
        <w:t>T</w:t>
      </w:r>
      <w:r>
        <w:rPr>
          <w:rFonts w:hint="eastAsia"/>
        </w:rPr>
        <w:t>的函数间隔</w:t>
      </w:r>
      <w:r>
        <w:t>：</w:t>
      </w:r>
    </w:p>
    <w:p w:rsidR="007D4915" w:rsidRDefault="007D4915" w:rsidP="007D4915">
      <w:pPr>
        <w:pStyle w:val="a5"/>
        <w:spacing w:before="0" w:beforeAutospacing="0" w:after="0" w:afterAutospacing="0" w:line="300" w:lineRule="atLeast"/>
      </w:pPr>
      <w:r>
        <w:rPr>
          <w:rStyle w:val="mo"/>
          <w:rFonts w:ascii="MathJax_Math" w:hAnsi="MathJax_Math"/>
          <w:b/>
          <w:bCs/>
          <w:sz w:val="29"/>
          <w:szCs w:val="29"/>
          <w:bdr w:val="none" w:sz="0" w:space="0" w:color="auto" w:frame="1"/>
        </w:rPr>
        <w:t>  </w:t>
      </w:r>
      <w:r>
        <w:rPr>
          <w:rStyle w:val="mo"/>
          <w:rFonts w:ascii="MathJax_Math" w:hAnsi="MathJax_Math"/>
          <w:b/>
          <w:bCs/>
          <w:sz w:val="29"/>
          <w:szCs w:val="29"/>
          <w:bdr w:val="none" w:sz="0" w:space="0" w:color="auto" w:frame="1"/>
        </w:rPr>
        <w:tab/>
        <w:t>  </w:t>
      </w:r>
      <w:r>
        <w:rPr>
          <w:rFonts w:ascii="MathJax_Math" w:hAnsi="MathJax_Math" w:hint="eastAsia"/>
          <w:b/>
          <w:bCs/>
          <w:sz w:val="29"/>
          <w:szCs w:val="29"/>
          <w:bdr w:val="none" w:sz="0" w:space="0" w:color="auto" w:frame="1"/>
        </w:rPr>
        <w:fldChar w:fldCharType="begin"/>
      </w:r>
      <w:r>
        <w:rPr>
          <w:rFonts w:ascii="MathJax_Math" w:hAnsi="MathJax_Math" w:hint="eastAsia"/>
          <w:b/>
          <w:bCs/>
          <w:sz w:val="29"/>
          <w:szCs w:val="29"/>
          <w:bdr w:val="none" w:sz="0" w:space="0" w:color="auto" w:frame="1"/>
        </w:rPr>
        <w:instrText xml:space="preserve"> INCLUDEPICTURE "https://img-blog.csdn.net/20131111154113734" \* MERGEFORMATINET </w:instrText>
      </w:r>
      <w:r>
        <w:rPr>
          <w:rFonts w:ascii="MathJax_Math" w:hAnsi="MathJax_Math" w:hint="eastAsia"/>
          <w:b/>
          <w:bCs/>
          <w:sz w:val="29"/>
          <w:szCs w:val="29"/>
          <w:bdr w:val="none" w:sz="0" w:space="0" w:color="auto" w:frame="1"/>
        </w:rPr>
        <w:fldChar w:fldCharType="separate"/>
      </w:r>
      <w:r>
        <w:rPr>
          <w:rFonts w:ascii="MathJax_Math" w:hAnsi="MathJax_Math" w:hint="eastAsia"/>
          <w:b/>
          <w:bCs/>
          <w:noProof/>
          <w:sz w:val="29"/>
          <w:szCs w:val="29"/>
          <w:bdr w:val="none" w:sz="0" w:space="0" w:color="auto" w:frame="1"/>
        </w:rPr>
        <w:drawing>
          <wp:inline distT="0" distB="0" distL="0" distR="0">
            <wp:extent cx="255270" cy="266065"/>
            <wp:effectExtent l="0" t="0" r="0" b="635"/>
            <wp:docPr id="145" name="图片 145"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MathJax_Math" w:hAnsi="MathJax_Math" w:hint="eastAsia"/>
          <w:b/>
          <w:bCs/>
          <w:sz w:val="29"/>
          <w:szCs w:val="29"/>
          <w:bdr w:val="none" w:sz="0" w:space="0" w:color="auto" w:frame="1"/>
        </w:rPr>
        <w:fldChar w:fldCharType="end"/>
      </w:r>
      <w:r>
        <w:rPr>
          <w:rStyle w:val="mo"/>
          <w:rFonts w:ascii="MathJax_Math" w:hAnsi="MathJax_Math"/>
          <w:b/>
          <w:bCs/>
          <w:sz w:val="29"/>
          <w:szCs w:val="29"/>
          <w:bdr w:val="none" w:sz="0" w:space="0" w:color="auto" w:frame="1"/>
        </w:rPr>
        <w:t>= </w:t>
      </w:r>
      <w:r>
        <w:rPr>
          <w:rStyle w:val="a7"/>
          <w:rFonts w:ascii="MathJax_Main" w:hAnsi="MathJax_Main"/>
          <w:color w:val="333333"/>
          <w:sz w:val="29"/>
          <w:szCs w:val="29"/>
          <w:bdr w:val="none" w:sz="0" w:space="0" w:color="auto" w:frame="1"/>
        </w:rPr>
        <w:t>min</w:t>
      </w:r>
      <w:r>
        <w:rPr>
          <w:rFonts w:ascii="MathJax_Main" w:hAnsi="MathJax_Main" w:hint="eastAsia"/>
          <w:b/>
          <w:bCs/>
          <w:color w:val="333333"/>
          <w:sz w:val="29"/>
          <w:szCs w:val="29"/>
          <w:bdr w:val="none" w:sz="0" w:space="0" w:color="auto" w:frame="1"/>
        </w:rPr>
        <w:fldChar w:fldCharType="begin"/>
      </w:r>
      <w:r>
        <w:rPr>
          <w:rFonts w:ascii="MathJax_Main" w:hAnsi="MathJax_Main" w:hint="eastAsia"/>
          <w:b/>
          <w:bCs/>
          <w:color w:val="333333"/>
          <w:sz w:val="29"/>
          <w:szCs w:val="29"/>
          <w:bdr w:val="none" w:sz="0" w:space="0" w:color="auto" w:frame="1"/>
        </w:rPr>
        <w:instrText xml:space="preserve"> INCLUDEPICTURE "https://img-blog.csdn.net/20131111154113734" \* MERGEFORMATINET </w:instrText>
      </w:r>
      <w:r>
        <w:rPr>
          <w:rFonts w:ascii="MathJax_Main" w:hAnsi="MathJax_Main" w:hint="eastAsia"/>
          <w:b/>
          <w:bCs/>
          <w:color w:val="333333"/>
          <w:sz w:val="29"/>
          <w:szCs w:val="29"/>
          <w:bdr w:val="none" w:sz="0" w:space="0" w:color="auto" w:frame="1"/>
        </w:rPr>
        <w:fldChar w:fldCharType="separate"/>
      </w:r>
      <w:r>
        <w:rPr>
          <w:rFonts w:ascii="MathJax_Main" w:hAnsi="MathJax_Main" w:hint="eastAsia"/>
          <w:b/>
          <w:bCs/>
          <w:noProof/>
          <w:color w:val="333333"/>
          <w:sz w:val="29"/>
          <w:szCs w:val="29"/>
          <w:bdr w:val="none" w:sz="0" w:space="0" w:color="auto" w:frame="1"/>
        </w:rPr>
        <w:drawing>
          <wp:inline distT="0" distB="0" distL="0" distR="0">
            <wp:extent cx="255270" cy="266065"/>
            <wp:effectExtent l="0" t="0" r="0" b="635"/>
            <wp:docPr id="144" name="图片 144"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MathJax_Main" w:hAnsi="MathJax_Main" w:hint="eastAsia"/>
          <w:b/>
          <w:bCs/>
          <w:color w:val="333333"/>
          <w:sz w:val="29"/>
          <w:szCs w:val="29"/>
          <w:bdr w:val="none" w:sz="0" w:space="0" w:color="auto" w:frame="1"/>
        </w:rPr>
        <w:fldChar w:fldCharType="end"/>
      </w:r>
      <w:r>
        <w:rPr>
          <w:rStyle w:val="mo"/>
          <w:rFonts w:ascii="MathJax_Main" w:hAnsi="MathJax_Main"/>
          <w:b/>
          <w:bCs/>
          <w:sz w:val="18"/>
          <w:szCs w:val="18"/>
          <w:bdr w:val="none" w:sz="0" w:space="0" w:color="auto" w:frame="1"/>
        </w:rPr>
        <w:t>i  (i=1</w:t>
      </w:r>
      <w:r>
        <w:rPr>
          <w:rStyle w:val="mo"/>
          <w:rFonts w:ascii="MathJax_Main" w:hAnsi="MathJax_Main"/>
          <w:b/>
          <w:bCs/>
          <w:sz w:val="18"/>
          <w:szCs w:val="18"/>
          <w:bdr w:val="none" w:sz="0" w:space="0" w:color="auto" w:frame="1"/>
        </w:rPr>
        <w:t>，</w:t>
      </w:r>
      <w:r>
        <w:rPr>
          <w:rStyle w:val="mo"/>
          <w:rFonts w:ascii="MathJax_Main" w:hAnsi="MathJax_Main"/>
          <w:b/>
          <w:bCs/>
          <w:sz w:val="18"/>
          <w:szCs w:val="18"/>
          <w:bdr w:val="none" w:sz="0" w:space="0" w:color="auto" w:frame="1"/>
        </w:rPr>
        <w:t>...n)</w:t>
      </w:r>
    </w:p>
    <w:p w:rsidR="007D4915" w:rsidRDefault="007D4915" w:rsidP="007D4915">
      <w:pPr>
        <w:pStyle w:val="a5"/>
      </w:pPr>
      <w:r>
        <w:rPr>
          <w:sz w:val="21"/>
          <w:szCs w:val="21"/>
        </w:rPr>
        <w:t>    </w:t>
      </w:r>
      <w:r>
        <w:t>但这样定义的函数间隔有问题，即如果成比例的改变</w:t>
      </w:r>
      <w:r>
        <w:rPr>
          <w:rFonts w:ascii="Times New Roman" w:hAnsi="Times New Roman" w:cs="Times New Roman"/>
        </w:rPr>
        <w:t>w</w:t>
      </w:r>
      <w:r>
        <w:rPr>
          <w:rFonts w:hint="eastAsia"/>
        </w:rPr>
        <w:t>和</w:t>
      </w:r>
      <w:r>
        <w:rPr>
          <w:rFonts w:ascii="Times New Roman" w:hAnsi="Times New Roman" w:cs="Times New Roman"/>
        </w:rPr>
        <w:t>b</w:t>
      </w:r>
      <w:r>
        <w:t>（如将它们改成2w</w:t>
      </w:r>
      <w:r>
        <w:rPr>
          <w:rFonts w:hint="eastAsia"/>
        </w:rPr>
        <w:t>和</w:t>
      </w:r>
      <w:r>
        <w:rPr>
          <w:rFonts w:ascii="Times New Roman" w:hAnsi="Times New Roman" w:cs="Times New Roman"/>
        </w:rPr>
        <w:t>2b</w:t>
      </w:r>
      <w:r>
        <w:t>），则函数间隔的值</w:t>
      </w:r>
      <w:r>
        <w:rPr>
          <w:rFonts w:ascii="Times New Roman" w:hAnsi="Times New Roman" w:cs="Times New Roman"/>
        </w:rPr>
        <w:t>f(x)</w:t>
      </w:r>
      <w:r>
        <w:rPr>
          <w:rFonts w:hint="eastAsia"/>
        </w:rPr>
        <w:t>却变成了原来的</w:t>
      </w:r>
      <w:r>
        <w:rPr>
          <w:rFonts w:ascii="Times New Roman" w:hAnsi="Times New Roman" w:cs="Times New Roman"/>
        </w:rPr>
        <w:t>2</w:t>
      </w:r>
      <w:r>
        <w:rPr>
          <w:rFonts w:hint="eastAsia"/>
        </w:rPr>
        <w:t>倍</w:t>
      </w:r>
      <w:r>
        <w:t>（虽然此时超平面没有改变），所以只有函数间隔还远远不够。</w:t>
      </w:r>
    </w:p>
    <w:p w:rsidR="007D4915" w:rsidRDefault="007D4915" w:rsidP="007D4915">
      <w:pPr>
        <w:pStyle w:val="a5"/>
      </w:pPr>
      <w:r>
        <w:t>    事实上，我们可以对法向量</w:t>
      </w:r>
      <w:r>
        <w:rPr>
          <w:rFonts w:ascii="Calibri" w:hAnsi="Calibri" w:cs="Calibri"/>
        </w:rPr>
        <w:t>w</w:t>
      </w:r>
      <w:r>
        <w:rPr>
          <w:rFonts w:hint="eastAsia"/>
        </w:rPr>
        <w:t>加些约束条件，</w:t>
      </w:r>
      <w:r>
        <w:t>从而引出真正定义点到超平面的距离</w:t>
      </w:r>
      <w:r>
        <w:rPr>
          <w:rFonts w:ascii="Calibri" w:hAnsi="Calibri" w:cs="Calibri"/>
        </w:rPr>
        <w:t>--</w:t>
      </w:r>
      <w:r>
        <w:rPr>
          <w:rFonts w:hint="eastAsia"/>
        </w:rPr>
        <w:t>几何</w:t>
      </w:r>
      <w:r>
        <w:t>间隔（geometrical margin）的概念。</w:t>
      </w:r>
    </w:p>
    <w:p w:rsidR="007D4915" w:rsidRDefault="007D4915" w:rsidP="007D4915">
      <w:pPr>
        <w:pStyle w:val="a5"/>
      </w:pPr>
      <w:r>
        <w:t>    假定对于一个点 </w:t>
      </w:r>
      <w:r>
        <w:rPr>
          <w:rFonts w:ascii="Times New Roman" w:hAnsi="Times New Roman" w:cs="Times New Roman"/>
        </w:rPr>
        <w:t>x </w:t>
      </w:r>
      <w:r>
        <w:rPr>
          <w:rFonts w:hint="eastAsia"/>
        </w:rPr>
        <w:t>，令其垂直投影到超平面上的对应</w:t>
      </w:r>
      <w:r>
        <w:t>点为 </w:t>
      </w:r>
      <w:r>
        <w:rPr>
          <w:rFonts w:ascii="Times New Roman" w:hAnsi="Times New Roman" w:cs="Times New Roman"/>
        </w:rPr>
        <w:t>x0 </w:t>
      </w:r>
      <w:r>
        <w:rPr>
          <w:rFonts w:hint="eastAsia"/>
        </w:rPr>
        <w:t>，</w:t>
      </w:r>
      <w:r>
        <w:rPr>
          <w:rFonts w:ascii="Times New Roman" w:hAnsi="Times New Roman" w:cs="Times New Roman"/>
        </w:rPr>
        <w:t>w </w:t>
      </w:r>
      <w:r>
        <w:rPr>
          <w:rFonts w:hint="eastAsia"/>
        </w:rPr>
        <w:t>是垂直于超平面的一个向量，</w:t>
      </w:r>
      <w:r>
        <w:fldChar w:fldCharType="begin"/>
      </w:r>
      <w:r>
        <w:instrText xml:space="preserve"> INCLUDEPICTURE "https://img-blog.csdn.net/20140829135315499" \* MERGEFORMATINET </w:instrText>
      </w:r>
      <w:r>
        <w:fldChar w:fldCharType="separate"/>
      </w:r>
      <w:r>
        <w:rPr>
          <w:noProof/>
        </w:rPr>
        <w:drawing>
          <wp:inline distT="0" distB="0" distL="0" distR="0">
            <wp:extent cx="212725" cy="255270"/>
            <wp:effectExtent l="0" t="0" r="3175" b="0"/>
            <wp:docPr id="143" name="图片 143" descr="https://img-blog.csdn.net/201408291353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g-blog.csdn.net/20140829135315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25" cy="255270"/>
                    </a:xfrm>
                    <a:prstGeom prst="rect">
                      <a:avLst/>
                    </a:prstGeom>
                    <a:noFill/>
                    <a:ln>
                      <a:noFill/>
                    </a:ln>
                  </pic:spPr>
                </pic:pic>
              </a:graphicData>
            </a:graphic>
          </wp:inline>
        </w:drawing>
      </w:r>
      <w:r>
        <w:fldChar w:fldCharType="end"/>
      </w:r>
      <w:r>
        <w:t>为样本</w:t>
      </w:r>
      <w:r>
        <w:rPr>
          <w:rFonts w:ascii="Times New Roman" w:hAnsi="Times New Roman" w:cs="Times New Roman"/>
        </w:rPr>
        <w:t>x</w:t>
      </w:r>
      <w:r>
        <w:rPr>
          <w:rFonts w:hint="eastAsia"/>
        </w:rPr>
        <w:t>到超平面的距离，如下图所示：</w:t>
      </w:r>
    </w:p>
    <w:bookmarkStart w:id="3" w:name="t6"/>
    <w:bookmarkEnd w:id="3"/>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lastRenderedPageBreak/>
        <w:fldChar w:fldCharType="begin"/>
      </w:r>
      <w:r>
        <w:rPr>
          <w:rFonts w:ascii="tahoma" w:hAnsi="tahoma" w:cs="tahoma"/>
          <w:sz w:val="21"/>
          <w:szCs w:val="21"/>
        </w:rPr>
        <w:instrText xml:space="preserve"> INCLUDEPICTURE "http://blog.pluskid.org/wp-content/uploads/2010/09/geometric_margin.png"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03095" cy="1903095"/>
            <wp:effectExtent l="0" t="0" r="1905" b="1905"/>
            <wp:docPr id="142" name="图片 142" descr="http://blog.pluskid.org/wp-content/uploads/2010/09/geometric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pluskid.org/wp-content/uploads/2010/09/geometric_mar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根据平面几何知识，有</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"https://img-blog.csdn.net/20131107201720515"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34845" cy="595630"/>
            <wp:effectExtent l="0" t="0" r="0" b="1270"/>
            <wp:docPr id="141" name="图片 141" descr="https://img-blog.csdn.net/201311072017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blog.csdn.net/201311072017205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4845" cy="59563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其中</w:t>
      </w:r>
      <w:r>
        <w:rPr>
          <w:rFonts w:ascii="Arial" w:hAnsi="Arial" w:cs="Arial"/>
          <w:sz w:val="18"/>
          <w:szCs w:val="18"/>
        </w:rPr>
        <w:t>||w||</w:t>
      </w:r>
      <w:r>
        <w:rPr>
          <w:rFonts w:ascii="Arial" w:hAnsi="Arial" w:cs="Arial"/>
          <w:sz w:val="18"/>
          <w:szCs w:val="18"/>
        </w:rPr>
        <w:t>为</w:t>
      </w:r>
      <w:r>
        <w:rPr>
          <w:rFonts w:ascii="Arial" w:hAnsi="Arial" w:cs="Arial"/>
          <w:sz w:val="18"/>
          <w:szCs w:val="18"/>
        </w:rPr>
        <w:t>w</w:t>
      </w:r>
      <w:r>
        <w:rPr>
          <w:rFonts w:ascii="Arial" w:hAnsi="Arial" w:cs="Arial"/>
          <w:sz w:val="18"/>
          <w:szCs w:val="18"/>
        </w:rPr>
        <w:t>的二阶范数（范数是一个类似于模的表示长度的概念），</w:t>
      </w:r>
      <w:r>
        <w:rPr>
          <w:rFonts w:ascii="Arial" w:hAnsi="Arial" w:cs="Arial"/>
          <w:sz w:val="18"/>
          <w:szCs w:val="18"/>
        </w:rPr>
        <w:fldChar w:fldCharType="begin"/>
      </w:r>
      <w:r>
        <w:rPr>
          <w:rFonts w:ascii="Arial" w:hAnsi="Arial" w:cs="Arial"/>
          <w:sz w:val="18"/>
          <w:szCs w:val="18"/>
        </w:rPr>
        <w:instrText xml:space="preserve"> INCLUDEPICTURE "https://img-blog.csdn.net/20160118171730323" \* MERGEFORMATINET </w:instrText>
      </w:r>
      <w:r>
        <w:rPr>
          <w:rFonts w:ascii="Arial" w:hAnsi="Arial" w:cs="Arial"/>
          <w:sz w:val="18"/>
          <w:szCs w:val="18"/>
        </w:rPr>
        <w:fldChar w:fldCharType="separate"/>
      </w:r>
      <w:r>
        <w:rPr>
          <w:rFonts w:ascii="Arial" w:hAnsi="Arial" w:cs="Arial"/>
          <w:noProof/>
          <w:sz w:val="18"/>
          <w:szCs w:val="18"/>
        </w:rPr>
        <w:drawing>
          <wp:inline distT="0" distB="0" distL="0" distR="0">
            <wp:extent cx="436245" cy="478155"/>
            <wp:effectExtent l="0" t="0" r="0" b="4445"/>
            <wp:docPr id="140" name="图片 140" descr="https://img-blog.csdn.net/2016011817173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blog.csdn.net/201601181717303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 cy="478155"/>
                    </a:xfrm>
                    <a:prstGeom prst="rect">
                      <a:avLst/>
                    </a:prstGeom>
                    <a:noFill/>
                    <a:ln>
                      <a:noFill/>
                    </a:ln>
                  </pic:spPr>
                </pic:pic>
              </a:graphicData>
            </a:graphic>
          </wp:inline>
        </w:drawing>
      </w:r>
      <w:r>
        <w:rPr>
          <w:rFonts w:ascii="Arial" w:hAnsi="Arial" w:cs="Arial"/>
          <w:sz w:val="18"/>
          <w:szCs w:val="18"/>
        </w:rPr>
        <w:fldChar w:fldCharType="end"/>
      </w:r>
      <w:r>
        <w:rPr>
          <w:rFonts w:ascii="Arial" w:hAnsi="Arial" w:cs="Arial"/>
          <w:sz w:val="18"/>
          <w:szCs w:val="18"/>
        </w:rPr>
        <w:t>是单位向量（一个向量除以它的模称之为单位向量）。</w:t>
      </w:r>
    </w:p>
    <w:p w:rsidR="007D4915" w:rsidRDefault="007D4915" w:rsidP="007D4915">
      <w:pPr>
        <w:pStyle w:val="a5"/>
        <w:spacing w:before="240" w:beforeAutospacing="0" w:after="240" w:afterAutospacing="0" w:line="300" w:lineRule="atLeast"/>
      </w:pPr>
      <w:r>
        <w:rPr>
          <w:rFonts w:ascii="tahoma" w:hAnsi="tahoma" w:cs="tahoma"/>
          <w:sz w:val="21"/>
          <w:szCs w:val="21"/>
        </w:rPr>
        <w:t xml:space="preserve">    </w:t>
      </w:r>
      <w:r>
        <w:rPr>
          <w:rFonts w:ascii="tahoma" w:hAnsi="tahoma" w:cs="tahoma"/>
          <w:sz w:val="21"/>
          <w:szCs w:val="21"/>
        </w:rPr>
        <w:t>又由于</w:t>
      </w:r>
      <w:r>
        <w:rPr>
          <w:rFonts w:ascii="tahoma" w:hAnsi="tahoma" w:cs="tahoma"/>
          <w:sz w:val="21"/>
          <w:szCs w:val="21"/>
        </w:rPr>
        <w:t>  </w:t>
      </w:r>
      <w:r>
        <w:rPr>
          <w:rFonts w:ascii="tahoma" w:hAnsi="tahoma" w:cs="tahoma"/>
          <w:sz w:val="21"/>
          <w:szCs w:val="21"/>
        </w:rPr>
        <w:t>是超平面上的点，满足</w:t>
      </w:r>
      <w:r>
        <w:rPr>
          <w:rFonts w:ascii="tahoma" w:hAnsi="tahoma" w:cs="tahoma"/>
          <w:sz w:val="21"/>
          <w:szCs w:val="21"/>
        </w:rPr>
        <w:t>  </w:t>
      </w:r>
      <w:r>
        <w:rPr>
          <w:rFonts w:ascii="tahoma" w:hAnsi="tahoma" w:cs="tahoma"/>
          <w:sz w:val="21"/>
          <w:szCs w:val="21"/>
        </w:rPr>
        <w:t>，代入超平面的方程</w:t>
      </w:r>
      <w:r>
        <w:rPr>
          <w:rFonts w:ascii="tahoma" w:hAnsi="tahoma" w:cs="tahoma"/>
          <w:sz w:val="21"/>
          <w:szCs w:val="21"/>
        </w:rPr>
        <w:fldChar w:fldCharType="begin"/>
      </w:r>
      <w:r>
        <w:rPr>
          <w:rFonts w:ascii="tahoma" w:hAnsi="tahoma" w:cs="tahoma"/>
          <w:sz w:val="21"/>
          <w:szCs w:val="21"/>
        </w:rPr>
        <w:instrText xml:space="preserve"> INCLUDEPICTURE "https://img-blog.csdn.net/20131107201104906"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445895" cy="361315"/>
            <wp:effectExtent l="0" t="0" r="1905" b="0"/>
            <wp:docPr id="139" name="图片 139" descr="https://img-blog.csdn.net/2013110720110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311072011049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5895" cy="36131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，可得</w:t>
      </w:r>
      <w:r>
        <w:rPr>
          <w:rFonts w:ascii="tahoma" w:hAnsi="tahoma" w:cs="tahoma"/>
          <w:sz w:val="21"/>
          <w:szCs w:val="21"/>
        </w:rPr>
        <w:fldChar w:fldCharType="begin"/>
      </w:r>
      <w:r>
        <w:rPr>
          <w:rFonts w:ascii="tahoma" w:hAnsi="tahoma" w:cs="tahoma"/>
          <w:sz w:val="21"/>
          <w:szCs w:val="21"/>
        </w:rPr>
        <w:instrText xml:space="preserve"> INCLUDEPICTURE "https://img-blog.csdn.net/20160117004048499"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318260" cy="244475"/>
            <wp:effectExtent l="0" t="0" r="2540" b="0"/>
            <wp:docPr id="138" name="图片 138" descr="https://img-blog.csdn.net/2016011700404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601170040484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24447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，即</w:t>
      </w:r>
      <w:r>
        <w:rPr>
          <w:rFonts w:ascii="tahoma" w:hAnsi="tahoma" w:cs="tahoma"/>
          <w:sz w:val="21"/>
          <w:szCs w:val="21"/>
        </w:rPr>
        <w:fldChar w:fldCharType="begin"/>
      </w:r>
      <w:r>
        <w:rPr>
          <w:rFonts w:ascii="tahoma" w:hAnsi="tahoma" w:cs="tahoma"/>
          <w:sz w:val="21"/>
          <w:szCs w:val="21"/>
        </w:rPr>
        <w:instrText xml:space="preserve"> INCLUDEPICTURE "https://img-blog.csdn.net/20160117004117802"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105535" cy="244475"/>
            <wp:effectExtent l="0" t="0" r="0" b="0"/>
            <wp:docPr id="137" name="图片 137" descr="https://img-blog.csdn.net/2016011700411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blog.csdn.net/201601170041178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5535" cy="24447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w:t>
      </w:r>
    </w:p>
    <w:p w:rsidR="007D4915" w:rsidRDefault="007D4915" w:rsidP="007D4915">
      <w:pPr>
        <w:pStyle w:val="a5"/>
        <w:spacing w:before="240" w:beforeAutospacing="0" w:after="240" w:afterAutospacing="0" w:line="300" w:lineRule="atLeast"/>
      </w:pPr>
      <w:r>
        <w:rPr>
          <w:rFonts w:ascii="tahoma" w:hAnsi="tahoma" w:cs="tahoma"/>
          <w:sz w:val="21"/>
          <w:szCs w:val="21"/>
        </w:rPr>
        <w:t xml:space="preserve">    </w:t>
      </w:r>
      <w:r>
        <w:rPr>
          <w:rFonts w:ascii="tahoma" w:hAnsi="tahoma" w:cs="tahoma"/>
          <w:sz w:val="21"/>
          <w:szCs w:val="21"/>
        </w:rPr>
        <w:t>随即让此式</w:t>
      </w:r>
      <w:r>
        <w:rPr>
          <w:rFonts w:ascii="tahoma" w:hAnsi="tahoma" w:cs="tahoma"/>
          <w:sz w:val="21"/>
          <w:szCs w:val="21"/>
        </w:rPr>
        <w:fldChar w:fldCharType="begin"/>
      </w:r>
      <w:r>
        <w:rPr>
          <w:rFonts w:ascii="tahoma" w:hAnsi="tahoma" w:cs="tahoma"/>
          <w:sz w:val="21"/>
          <w:szCs w:val="21"/>
        </w:rPr>
        <w:instrText xml:space="preserve"> INCLUDEPICTURE "https://img-blog.csdn.net/20131107201720515"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34845" cy="595630"/>
            <wp:effectExtent l="0" t="0" r="0" b="1270"/>
            <wp:docPr id="136" name="图片 136" descr="https://img-blog.csdn.net/201311072017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net/201311072017205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4845" cy="5956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的两边同时乘以</w:t>
      </w:r>
      <w:r>
        <w:rPr>
          <w:rFonts w:ascii="tahoma" w:hAnsi="tahoma" w:cs="tahoma"/>
          <w:sz w:val="21"/>
          <w:szCs w:val="21"/>
        </w:rPr>
        <w:fldChar w:fldCharType="begin"/>
      </w:r>
      <w:r>
        <w:rPr>
          <w:rFonts w:ascii="tahoma" w:hAnsi="tahoma" w:cs="tahoma"/>
          <w:sz w:val="21"/>
          <w:szCs w:val="21"/>
        </w:rPr>
        <w:instrText xml:space="preserve"> INCLUDEPICTURE "https://img-blog.csdn.net/20160117004629562"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87020" cy="201930"/>
            <wp:effectExtent l="0" t="0" r="5080" b="1270"/>
            <wp:docPr id="135" name="图片 135" descr="https://img-blog.csdn.net/2016011700462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blog.csdn.net/201601170046295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，再根据</w:t>
      </w:r>
      <w:r>
        <w:rPr>
          <w:rFonts w:ascii="tahoma" w:hAnsi="tahoma" w:cs="tahoma"/>
          <w:sz w:val="21"/>
          <w:szCs w:val="21"/>
        </w:rPr>
        <w:fldChar w:fldCharType="begin"/>
      </w:r>
      <w:r>
        <w:rPr>
          <w:rFonts w:ascii="tahoma" w:hAnsi="tahoma" w:cs="tahoma"/>
          <w:sz w:val="21"/>
          <w:szCs w:val="21"/>
        </w:rPr>
        <w:instrText xml:space="preserve"> INCLUDEPICTURE "https://img-blog.csdn.net/20160117004117802"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105535" cy="244475"/>
            <wp:effectExtent l="0" t="0" r="0" b="0"/>
            <wp:docPr id="134" name="图片 134" descr="https://img-blog.csdn.net/2016011700411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blog.csdn.net/201601170041178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5535" cy="24447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和</w:t>
      </w:r>
      <w:r>
        <w:fldChar w:fldCharType="begin"/>
      </w:r>
      <w:r>
        <w:instrText xml:space="preserve"> INCLUDEPICTURE "https://img-blog.csdn.net/20160117004138049" \* MERGEFORMATINET </w:instrText>
      </w:r>
      <w:r>
        <w:fldChar w:fldCharType="separate"/>
      </w:r>
      <w:r>
        <w:rPr>
          <w:noProof/>
        </w:rPr>
        <w:drawing>
          <wp:inline distT="0" distB="0" distL="0" distR="0">
            <wp:extent cx="1243965" cy="276225"/>
            <wp:effectExtent l="0" t="0" r="635" b="3175"/>
            <wp:docPr id="133" name="图片 133" descr="https://img-blog.csdn.net/2016011700413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blog.csdn.net/201601170041380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3965" cy="276225"/>
                    </a:xfrm>
                    <a:prstGeom prst="rect">
                      <a:avLst/>
                    </a:prstGeom>
                    <a:noFill/>
                    <a:ln>
                      <a:noFill/>
                    </a:ln>
                  </pic:spPr>
                </pic:pic>
              </a:graphicData>
            </a:graphic>
          </wp:inline>
        </w:drawing>
      </w:r>
      <w:r>
        <w:fldChar w:fldCharType="end"/>
      </w:r>
      <w:r>
        <w:rPr>
          <w:rFonts w:ascii="tahoma" w:hAnsi="tahoma" w:cs="tahoma"/>
          <w:sz w:val="21"/>
          <w:szCs w:val="21"/>
        </w:rPr>
        <w:t>，即可算出：</w:t>
      </w:r>
      <w:r>
        <w:rPr>
          <w:rFonts w:ascii="tahoma" w:hAnsi="tahoma" w:cs="tahoma"/>
          <w:sz w:val="21"/>
          <w:szCs w:val="21"/>
        </w:rPr>
        <w:t> </w:t>
      </w:r>
    </w:p>
    <w:p w:rsidR="007D4915" w:rsidRDefault="007D4915" w:rsidP="007D4915">
      <w:pPr>
        <w:pStyle w:val="a5"/>
        <w:spacing w:before="240" w:beforeAutospacing="0" w:after="240" w:afterAutospacing="0" w:line="300" w:lineRule="atLeast"/>
      </w:pP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fldChar w:fldCharType="begin"/>
      </w:r>
      <w:r>
        <w:rPr>
          <w:rFonts w:ascii="tahoma" w:hAnsi="tahoma" w:cs="tahoma"/>
          <w:sz w:val="21"/>
          <w:szCs w:val="21"/>
        </w:rPr>
        <w:instrText xml:space="preserve"> INCLUDEPICTURE "https://img-blog.csdn.net/20131107201759093"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413635" cy="775970"/>
            <wp:effectExtent l="0" t="0" r="0" b="0"/>
            <wp:docPr id="132" name="图片 132" descr="https://img-blog.csdn.net/2013110720175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blog.csdn.net/201311072017590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635" cy="77597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pPr>
      <w:r>
        <w:t>    为了得到</w:t>
      </w:r>
      <w:r>
        <w:fldChar w:fldCharType="begin"/>
      </w:r>
      <w:r>
        <w:instrText xml:space="preserve"> INCLUDEPICTURE "https://img-blog.csdn.net/20140829135315499" \* MERGEFORMATINET </w:instrText>
      </w:r>
      <w:r>
        <w:fldChar w:fldCharType="separate"/>
      </w:r>
      <w:r>
        <w:rPr>
          <w:noProof/>
        </w:rPr>
        <w:drawing>
          <wp:inline distT="0" distB="0" distL="0" distR="0">
            <wp:extent cx="212725" cy="255270"/>
            <wp:effectExtent l="0" t="0" r="3175" b="0"/>
            <wp:docPr id="131" name="图片 131" descr="https://img-blog.csdn.net/201408291353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g-blog.csdn.net/20140829135315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25" cy="255270"/>
                    </a:xfrm>
                    <a:prstGeom prst="rect">
                      <a:avLst/>
                    </a:prstGeom>
                    <a:noFill/>
                    <a:ln>
                      <a:noFill/>
                    </a:ln>
                  </pic:spPr>
                </pic:pic>
              </a:graphicData>
            </a:graphic>
          </wp:inline>
        </w:drawing>
      </w:r>
      <w:r>
        <w:fldChar w:fldCharType="end"/>
      </w:r>
      <w:r>
        <w:t>的绝对值，令</w:t>
      </w:r>
      <w:r>
        <w:fldChar w:fldCharType="begin"/>
      </w:r>
      <w:r>
        <w:instrText xml:space="preserve"> INCLUDEPICTURE "https://img-blog.csdn.net/20140829135315499" \* MERGEFORMATINET </w:instrText>
      </w:r>
      <w:r>
        <w:fldChar w:fldCharType="separate"/>
      </w:r>
      <w:r>
        <w:rPr>
          <w:noProof/>
        </w:rPr>
        <w:drawing>
          <wp:inline distT="0" distB="0" distL="0" distR="0">
            <wp:extent cx="212725" cy="255270"/>
            <wp:effectExtent l="0" t="0" r="3175" b="0"/>
            <wp:docPr id="130" name="图片 130" descr="https://img-blog.csdn.net/201408291353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blog.csdn.net/20140829135315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25" cy="255270"/>
                    </a:xfrm>
                    <a:prstGeom prst="rect">
                      <a:avLst/>
                    </a:prstGeom>
                    <a:noFill/>
                    <a:ln>
                      <a:noFill/>
                    </a:ln>
                  </pic:spPr>
                </pic:pic>
              </a:graphicData>
            </a:graphic>
          </wp:inline>
        </w:drawing>
      </w:r>
      <w:r>
        <w:fldChar w:fldCharType="end"/>
      </w:r>
      <w:r>
        <w:t>乘上对应的类别 </w:t>
      </w:r>
      <w:r>
        <w:rPr>
          <w:rFonts w:ascii="Times New Roman" w:hAnsi="Times New Roman" w:cs="Times New Roman"/>
        </w:rPr>
        <w:t>y</w:t>
      </w:r>
      <w:r>
        <w:rPr>
          <w:rFonts w:hint="eastAsia"/>
        </w:rPr>
        <w:t>，</w:t>
      </w:r>
      <w:r>
        <w:t>即可得出几何间隔（用</w:t>
      </w:r>
      <w:r>
        <w:fldChar w:fldCharType="begin"/>
      </w:r>
      <w:r>
        <w:instrText xml:space="preserve"> INCLUDEPICTURE "https://img-blog.csdn.net/20140829135609579" \* MERGEFORMATINET </w:instrText>
      </w:r>
      <w:r>
        <w:fldChar w:fldCharType="separate"/>
      </w:r>
      <w:r>
        <w:rPr>
          <w:noProof/>
        </w:rPr>
        <w:drawing>
          <wp:inline distT="0" distB="0" distL="0" distR="0">
            <wp:extent cx="212725" cy="287020"/>
            <wp:effectExtent l="0" t="0" r="3175" b="5080"/>
            <wp:docPr id="129" name="图片 129" descr="https://img-blog.csdn.net/2014082913560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blog.csdn.net/201408291356095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725" cy="287020"/>
                    </a:xfrm>
                    <a:prstGeom prst="rect">
                      <a:avLst/>
                    </a:prstGeom>
                    <a:noFill/>
                    <a:ln>
                      <a:noFill/>
                    </a:ln>
                  </pic:spPr>
                </pic:pic>
              </a:graphicData>
            </a:graphic>
          </wp:inline>
        </w:drawing>
      </w:r>
      <w:r>
        <w:fldChar w:fldCharType="end"/>
      </w:r>
      <w:r>
        <w:t>表示）的定义</w:t>
      </w:r>
      <w:r>
        <w:rPr>
          <w:rFonts w:ascii="tahoma" w:hAnsi="tahoma" w:cs="tahoma"/>
          <w:sz w:val="21"/>
          <w:szCs w:val="21"/>
        </w:rPr>
        <w:t>：</w:t>
      </w:r>
    </w:p>
    <w:p w:rsidR="007D4915" w:rsidRDefault="007D4915" w:rsidP="007D4915">
      <w:pPr>
        <w:pStyle w:val="a5"/>
        <w:spacing w:before="240" w:beforeAutospacing="0" w:after="240" w:afterAutospacing="0" w:line="300" w:lineRule="atLeast"/>
      </w:pPr>
      <w:r>
        <w:lastRenderedPageBreak/>
        <w:tab/>
      </w:r>
      <w:r>
        <w:tab/>
      </w:r>
      <w:r>
        <w:tab/>
      </w:r>
      <w:r>
        <w:tab/>
      </w:r>
      <w:r>
        <w:tab/>
      </w:r>
      <w:r>
        <w:tab/>
      </w:r>
      <w:r>
        <w:tab/>
      </w:r>
      <w:r>
        <w:fldChar w:fldCharType="begin"/>
      </w:r>
      <w:r>
        <w:instrText xml:space="preserve"> INCLUDEPICTURE "https://img-blog.csdn.net/20131107201919484" \* MERGEFORMATINET </w:instrText>
      </w:r>
      <w:r>
        <w:fldChar w:fldCharType="separate"/>
      </w:r>
      <w:r>
        <w:rPr>
          <w:noProof/>
        </w:rPr>
        <w:drawing>
          <wp:inline distT="0" distB="0" distL="0" distR="0">
            <wp:extent cx="1754505" cy="712470"/>
            <wp:effectExtent l="0" t="0" r="0" b="0"/>
            <wp:docPr id="128" name="图片 128" descr="https://img-blog.csdn.net/201311072019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mg-blog.csdn.net/201311072019194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4505" cy="712470"/>
                    </a:xfrm>
                    <a:prstGeom prst="rect">
                      <a:avLst/>
                    </a:prstGeom>
                    <a:noFill/>
                    <a:ln>
                      <a:noFill/>
                    </a:ln>
                  </pic:spPr>
                </pic:pic>
              </a:graphicData>
            </a:graphic>
          </wp:inline>
        </w:drawing>
      </w:r>
      <w:r>
        <w:fldChar w:fldCharType="end"/>
      </w:r>
    </w:p>
    <w:p w:rsidR="007D4915" w:rsidRDefault="007D4915" w:rsidP="007D4915">
      <w:pPr>
        <w:pStyle w:val="a5"/>
      </w:pPr>
      <w:r>
        <w:t>    从上述函数间隔和几何间隔的定义可以看出：几何间隔就是函数间隔除以||w||，而且函数间隔y*(wx+b) = y*f(x)实际上就是|f(x)|，只是人为定义的一个间隔度量，而几何间隔|f(x)|/||w||才是直观上的点到超平面的距离。</w:t>
      </w:r>
    </w:p>
    <w:p w:rsidR="007D4915" w:rsidRDefault="007D4915" w:rsidP="007D4915">
      <w:pPr>
        <w:pStyle w:val="3"/>
      </w:pPr>
      <w:bookmarkStart w:id="4" w:name="t7"/>
      <w:bookmarkEnd w:id="4"/>
      <w:r>
        <w:rPr>
          <w:rStyle w:val="a6"/>
          <w:rFonts w:ascii="Comic Sans MS" w:hAnsi="Comic Sans MS"/>
          <w:sz w:val="24"/>
          <w:szCs w:val="24"/>
        </w:rPr>
        <w:t>1.4</w:t>
      </w:r>
      <w:r>
        <w:t>、最大间隔分类器M</w:t>
      </w:r>
      <w:r>
        <w:rPr>
          <w:rFonts w:ascii="Comic Sans MS" w:hAnsi="Comic Sans MS"/>
          <w:color w:val="333333"/>
          <w:sz w:val="21"/>
          <w:szCs w:val="21"/>
        </w:rPr>
        <w:t>aximum Margin Classifier</w:t>
      </w:r>
      <w:r>
        <w:rPr>
          <w:rFonts w:ascii="tahoma" w:hAnsi="tahoma" w:cs="tahoma"/>
          <w:color w:val="333333"/>
          <w:sz w:val="21"/>
          <w:szCs w:val="21"/>
        </w:rPr>
        <w:t>的定义</w:t>
      </w:r>
    </w:p>
    <w:p w:rsidR="007D4915" w:rsidRDefault="007D4915" w:rsidP="007D4915">
      <w:pPr>
        <w:pStyle w:val="a5"/>
      </w:pPr>
      <w:r>
        <w:t>    对一个数据点进行分类，当超平面离数据点的“间隔”越大，分类的确信度（confidence）也越大。所以，为了使得分类的确信度尽量高，需要让所选择的超平面能够最大化这个“间隔”值。这个间隔就是下图</w:t>
      </w:r>
      <w:r>
        <w:rPr>
          <w:rFonts w:hint="eastAsia"/>
        </w:rPr>
        <w:t>中的</w:t>
      </w:r>
      <w:r>
        <w:rPr>
          <w:rFonts w:ascii="Times New Roman" w:hAnsi="Times New Roman" w:cs="Times New Roman"/>
        </w:rPr>
        <w:t>Gap</w:t>
      </w:r>
      <w:r>
        <w:rPr>
          <w:rFonts w:ascii="Times New Roman" w:hAnsi="Times New Roman" w:cs="Times New Roman"/>
        </w:rPr>
        <w:t>的一半</w:t>
      </w:r>
      <w:r>
        <w:rPr>
          <w:rFonts w:hint="eastAsia"/>
        </w:rPr>
        <w:t>。</w:t>
      </w:r>
    </w:p>
    <w:p w:rsidR="007D4915" w:rsidRDefault="007D4915" w:rsidP="007D4915">
      <w:pPr>
        <w:pStyle w:val="a5"/>
        <w:spacing w:before="240" w:beforeAutospacing="0" w:after="240" w:afterAutospacing="0" w:line="300" w:lineRule="atLeast"/>
        <w:rPr>
          <w:sz w:val="21"/>
          <w:szCs w:val="21"/>
        </w:rPr>
      </w:pPr>
      <w:r>
        <w:rPr>
          <w:rFonts w:ascii="tahoma" w:hAnsi="tahoma" w:cs="tahoma"/>
          <w:sz w:val="21"/>
          <w:szCs w:val="21"/>
        </w:rPr>
        <w:fldChar w:fldCharType="begin"/>
      </w:r>
      <w:r>
        <w:rPr>
          <w:rFonts w:ascii="tahoma" w:hAnsi="tahoma" w:cs="tahoma"/>
          <w:sz w:val="21"/>
          <w:szCs w:val="21"/>
        </w:rPr>
        <w:instrText xml:space="preserve"> INCLUDEPICTURE "https://img-blog.csdn.net/20140829135959290"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774440" cy="2615565"/>
            <wp:effectExtent l="0" t="0" r="0" b="635"/>
            <wp:docPr id="127" name="图片 127" descr="https://img-blog.csdn.net/2014082913595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blog.csdn.net/201408291359592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4440" cy="261556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pPr>
      <w:r>
        <w:t>    通过由前面的分析可知：函数间隔不适合用来最大化间隔值，因为在超平面固定以后，可以等比例地缩放</w:t>
      </w:r>
      <w:r>
        <w:rPr>
          <w:rFonts w:ascii="Times New Roman" w:hAnsi="Times New Roman" w:cs="Times New Roman"/>
        </w:rPr>
        <w:t>w</w:t>
      </w:r>
      <w:r>
        <w:rPr>
          <w:rFonts w:hint="eastAsia"/>
        </w:rPr>
        <w:t>的长度和</w:t>
      </w:r>
      <w:r>
        <w:rPr>
          <w:rFonts w:ascii="Times New Roman" w:hAnsi="Times New Roman" w:cs="Times New Roman"/>
        </w:rPr>
        <w:t>b</w:t>
      </w:r>
      <w:r>
        <w:rPr>
          <w:rFonts w:hint="eastAsia"/>
        </w:rPr>
        <w:t>的值，这样可以使得</w:t>
      </w:r>
      <w:r>
        <w:fldChar w:fldCharType="begin"/>
      </w:r>
      <w:r>
        <w:instrText xml:space="preserve"> INCLUDEPICTURE "https://img-blog.csdn.net/20131107201211968" \* MERGEFORMATINET </w:instrText>
      </w:r>
      <w:r>
        <w:fldChar w:fldCharType="separate"/>
      </w:r>
      <w:r>
        <w:rPr>
          <w:noProof/>
        </w:rPr>
        <w:drawing>
          <wp:inline distT="0" distB="0" distL="0" distR="0">
            <wp:extent cx="1680210" cy="266065"/>
            <wp:effectExtent l="0" t="0" r="0" b="635"/>
            <wp:docPr id="126" name="图片 126"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fldChar w:fldCharType="end"/>
      </w:r>
      <w:r>
        <w:t>的值任意大，亦即函数间隔</w:t>
      </w:r>
      <w:r>
        <w:fldChar w:fldCharType="begin"/>
      </w:r>
      <w:r>
        <w:instrText xml:space="preserve"> INCLUDEPICTURE "https://img-blog.csdn.net/20131111154113734" \* MERGEFORMATINET </w:instrText>
      </w:r>
      <w:r>
        <w:fldChar w:fldCharType="separate"/>
      </w:r>
      <w:r>
        <w:rPr>
          <w:noProof/>
        </w:rPr>
        <w:drawing>
          <wp:inline distT="0" distB="0" distL="0" distR="0">
            <wp:extent cx="255270" cy="266065"/>
            <wp:effectExtent l="0" t="0" r="0" b="635"/>
            <wp:docPr id="125" name="图片 125"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fldChar w:fldCharType="end"/>
      </w:r>
      <w:r>
        <w:t>可以在超平面保持不变的情况下被取得任意大。但几何间隔因为除上了</w:t>
      </w:r>
      <w:r>
        <w:fldChar w:fldCharType="begin"/>
      </w:r>
      <w:r>
        <w:instrText xml:space="preserve"> INCLUDEPICTURE "https://img-blog.csdn.net/20131111154326078" \* MERGEFORMATINET </w:instrText>
      </w:r>
      <w:r>
        <w:fldChar w:fldCharType="separate"/>
      </w:r>
      <w:r>
        <w:rPr>
          <w:noProof/>
        </w:rPr>
        <w:drawing>
          <wp:inline distT="0" distB="0" distL="0" distR="0">
            <wp:extent cx="436245" cy="318770"/>
            <wp:effectExtent l="0" t="0" r="0" b="0"/>
            <wp:docPr id="124" name="图片 124" descr="https://img-blog.csdn.net/2013111115432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blog.csdn.net/201311111543260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 cy="318770"/>
                    </a:xfrm>
                    <a:prstGeom prst="rect">
                      <a:avLst/>
                    </a:prstGeom>
                    <a:noFill/>
                    <a:ln>
                      <a:noFill/>
                    </a:ln>
                  </pic:spPr>
                </pic:pic>
              </a:graphicData>
            </a:graphic>
          </wp:inline>
        </w:drawing>
      </w:r>
      <w:r>
        <w:fldChar w:fldCharType="end"/>
      </w:r>
      <w:r>
        <w:t>，使得在缩放</w:t>
      </w:r>
      <w:r>
        <w:rPr>
          <w:rFonts w:ascii="Times New Roman" w:hAnsi="Times New Roman" w:cs="Times New Roman"/>
        </w:rPr>
        <w:t>w</w:t>
      </w:r>
      <w:r>
        <w:rPr>
          <w:rFonts w:hint="eastAsia"/>
        </w:rPr>
        <w:t>和</w:t>
      </w:r>
      <w:r>
        <w:rPr>
          <w:rFonts w:ascii="Times New Roman" w:hAnsi="Times New Roman" w:cs="Times New Roman"/>
        </w:rPr>
        <w:t>b</w:t>
      </w:r>
      <w:r>
        <w:rPr>
          <w:rFonts w:hint="eastAsia"/>
        </w:rPr>
        <w:t>的时候</w:t>
      </w:r>
      <w:r>
        <w:t>几何间隔</w:t>
      </w:r>
      <w:r>
        <w:fldChar w:fldCharType="begin"/>
      </w:r>
      <w:r>
        <w:instrText xml:space="preserve"> INCLUDEPICTURE "https://img-blog.csdn.net/20131111154137453" \* MERGEFORMATINET </w:instrText>
      </w:r>
      <w:r>
        <w:fldChar w:fldCharType="separate"/>
      </w:r>
      <w:r>
        <w:rPr>
          <w:noProof/>
        </w:rPr>
        <w:drawing>
          <wp:inline distT="0" distB="0" distL="0" distR="0">
            <wp:extent cx="191135" cy="276225"/>
            <wp:effectExtent l="0" t="0" r="0" b="3175"/>
            <wp:docPr id="123" name="图片 123" descr="https://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g-blog.csdn.net/20131111154137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76225"/>
                    </a:xfrm>
                    <a:prstGeom prst="rect">
                      <a:avLst/>
                    </a:prstGeom>
                    <a:noFill/>
                    <a:ln>
                      <a:noFill/>
                    </a:ln>
                  </pic:spPr>
                </pic:pic>
              </a:graphicData>
            </a:graphic>
          </wp:inline>
        </w:drawing>
      </w:r>
      <w:r>
        <w:fldChar w:fldCharType="end"/>
      </w:r>
      <w:r>
        <w:t>的值是不会改变的，它只随着超平面的变动而变动，因此，这是更加合适的一个间隔。换言之，这里要找的最大间隔分类超平面中的“间隔”指的是几何间隔。</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w:t>
      </w:r>
      <w:r>
        <w:rPr>
          <w:rFonts w:ascii="tahoma" w:hAnsi="tahoma" w:cs="tahoma"/>
          <w:color w:val="333333"/>
          <w:sz w:val="21"/>
          <w:szCs w:val="21"/>
        </w:rPr>
        <w:t>于是最大间隔分类器（</w:t>
      </w:r>
      <w:r>
        <w:rPr>
          <w:rFonts w:ascii="tahoma" w:hAnsi="tahoma" w:cs="tahoma"/>
          <w:color w:val="333333"/>
          <w:sz w:val="21"/>
          <w:szCs w:val="21"/>
        </w:rPr>
        <w:t>maximum margin classifier</w:t>
      </w:r>
      <w:r>
        <w:rPr>
          <w:rFonts w:ascii="tahoma" w:hAnsi="tahoma" w:cs="tahoma"/>
          <w:color w:val="333333"/>
          <w:sz w:val="21"/>
          <w:szCs w:val="21"/>
        </w:rPr>
        <w:t>）</w:t>
      </w:r>
      <w:r>
        <w:rPr>
          <w:rFonts w:ascii="tahoma" w:hAnsi="tahoma" w:cs="tahoma"/>
          <w:sz w:val="21"/>
          <w:szCs w:val="21"/>
        </w:rPr>
        <w:t>的目标函数可以定义为：</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lastRenderedPageBreak/>
        <w:t xml:space="preserve">    </w:t>
      </w:r>
      <w:r>
        <w:rPr>
          <w:rFonts w:ascii="tahoma" w:hAnsi="tahoma" w:cs="tahoma"/>
          <w:sz w:val="21"/>
          <w:szCs w:val="21"/>
        </w:rPr>
        <w:t>同时需满足一些条件，根据间隔的定义，有</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"http://img.my.csdn.net/uploads/201210/25/1351141813_4166.jpg"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391025" cy="510540"/>
            <wp:effectExtent l="0" t="0" r="3175" b="0"/>
            <wp:docPr id="122" name="图片 122" descr="http://img.my.csdn.net/uploads/201210/25/1351141813_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y.csdn.net/uploads/201210/25/1351141813_416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51054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pPr>
      <w:r>
        <w:t>    其中，</w:t>
      </w:r>
      <w:r>
        <w:rPr>
          <w:rFonts w:ascii="Times New Roman" w:hAnsi="Times New Roman" w:cs="Times New Roman"/>
        </w:rPr>
        <w:t>s.t.</w:t>
      </w:r>
      <w:r>
        <w:rPr>
          <w:rFonts w:hint="eastAsia"/>
        </w:rPr>
        <w:t>，即</w:t>
      </w:r>
      <w:r>
        <w:rPr>
          <w:rFonts w:ascii="Times New Roman" w:hAnsi="Times New Roman" w:cs="Times New Roman"/>
        </w:rPr>
        <w:t>subject to</w:t>
      </w:r>
      <w:r>
        <w:rPr>
          <w:rFonts w:hint="eastAsia"/>
        </w:rPr>
        <w:t>的意思，它导出的是约束条件</w:t>
      </w:r>
      <w:r>
        <w:t>。</w:t>
      </w:r>
    </w:p>
    <w:p w:rsidR="007D4915" w:rsidRDefault="007D4915" w:rsidP="007D4915">
      <w:pPr>
        <w:pStyle w:val="a5"/>
      </w:pPr>
      <w:r>
        <w:rPr>
          <w:sz w:val="21"/>
          <w:szCs w:val="21"/>
        </w:rPr>
        <w:t>    回顾下几何间隔的定义</w:t>
      </w:r>
      <w:r>
        <w:fldChar w:fldCharType="begin"/>
      </w:r>
      <w:r>
        <w:instrText xml:space="preserve"> INCLUDEPICTURE "https://img-blog.csdn.net/20131107201919484" \* MERGEFORMATINET </w:instrText>
      </w:r>
      <w:r>
        <w:fldChar w:fldCharType="separate"/>
      </w:r>
      <w:r>
        <w:rPr>
          <w:noProof/>
        </w:rPr>
        <w:drawing>
          <wp:inline distT="0" distB="0" distL="0" distR="0">
            <wp:extent cx="1754505" cy="712470"/>
            <wp:effectExtent l="0" t="0" r="0" b="0"/>
            <wp:docPr id="121" name="图片 121" descr="https://img-blog.csdn.net/201311072019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blog.csdn.net/201311072019194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4505" cy="712470"/>
                    </a:xfrm>
                    <a:prstGeom prst="rect">
                      <a:avLst/>
                    </a:prstGeom>
                    <a:noFill/>
                    <a:ln>
                      <a:noFill/>
                    </a:ln>
                  </pic:spPr>
                </pic:pic>
              </a:graphicData>
            </a:graphic>
          </wp:inline>
        </w:drawing>
      </w:r>
      <w:r>
        <w:fldChar w:fldCharType="end"/>
      </w:r>
      <w:r>
        <w:t>，</w:t>
      </w:r>
      <w:r>
        <w:rPr>
          <w:sz w:val="21"/>
          <w:szCs w:val="21"/>
        </w:rPr>
        <w:t>可知：如果令函数间隔</w:t>
      </w:r>
      <w:r>
        <w:fldChar w:fldCharType="begin"/>
      </w:r>
      <w:r>
        <w:instrText xml:space="preserve"> INCLUDEPICTURE "https://img-blog.csdn.net/20131111154113734" \* MERGEFORMATINET </w:instrText>
      </w:r>
      <w:r>
        <w:fldChar w:fldCharType="separate"/>
      </w:r>
      <w:r>
        <w:rPr>
          <w:noProof/>
        </w:rPr>
        <w:drawing>
          <wp:inline distT="0" distB="0" distL="0" distR="0">
            <wp:extent cx="255270" cy="266065"/>
            <wp:effectExtent l="0" t="0" r="0" b="635"/>
            <wp:docPr id="120" name="图片 120"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fldChar w:fldCharType="end"/>
      </w:r>
      <w:r>
        <w:rPr>
          <w:sz w:val="21"/>
          <w:szCs w:val="21"/>
        </w:rPr>
        <w:t>等于</w:t>
      </w:r>
      <w:r>
        <w:rPr>
          <w:rFonts w:ascii="Times New Roman" w:hAnsi="Times New Roman" w:cs="Times New Roman"/>
          <w:sz w:val="21"/>
          <w:szCs w:val="21"/>
        </w:rPr>
        <w:t>1</w:t>
      </w:r>
      <w:r>
        <w:rPr>
          <w:rFonts w:ascii="Times New Roman" w:hAnsi="Times New Roman" w:cs="Times New Roman"/>
          <w:sz w:val="21"/>
          <w:szCs w:val="21"/>
        </w:rPr>
        <w:t>（</w:t>
      </w:r>
      <w:r>
        <w:rPr>
          <w:rFonts w:ascii="Times New Roman" w:hAnsi="Times New Roman" w:cs="Times New Roman"/>
          <w:sz w:val="18"/>
          <w:szCs w:val="18"/>
        </w:rPr>
        <w:t>之所以令</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INCLUDEPICTURE "https://img-blog.csdn.net/20131111154113734" \* MERGEFORMATINET </w:instrText>
      </w:r>
      <w:r>
        <w:rPr>
          <w:rFonts w:ascii="Times New Roman" w:hAnsi="Times New Roman" w:cs="Times New Roman"/>
          <w:sz w:val="18"/>
          <w:szCs w:val="18"/>
        </w:rPr>
        <w:fldChar w:fldCharType="separate"/>
      </w:r>
      <w:r>
        <w:rPr>
          <w:rFonts w:ascii="Times New Roman" w:hAnsi="Times New Roman" w:cs="Times New Roman"/>
          <w:noProof/>
          <w:sz w:val="18"/>
          <w:szCs w:val="18"/>
        </w:rPr>
        <w:drawing>
          <wp:inline distT="0" distB="0" distL="0" distR="0">
            <wp:extent cx="255270" cy="266065"/>
            <wp:effectExtent l="0" t="0" r="0" b="635"/>
            <wp:docPr id="119" name="图片 119"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Times New Roman" w:hAnsi="Times New Roman" w:cs="Times New Roman"/>
          <w:sz w:val="18"/>
          <w:szCs w:val="18"/>
        </w:rPr>
        <w:fldChar w:fldCharType="end"/>
      </w:r>
      <w:r>
        <w:rPr>
          <w:rFonts w:ascii="Times New Roman" w:hAnsi="Times New Roman" w:cs="Times New Roman"/>
          <w:sz w:val="18"/>
          <w:szCs w:val="18"/>
        </w:rPr>
        <w:t>等于</w:t>
      </w:r>
      <w:r>
        <w:rPr>
          <w:rFonts w:ascii="Times New Roman" w:hAnsi="Times New Roman" w:cs="Times New Roman"/>
          <w:sz w:val="18"/>
          <w:szCs w:val="18"/>
        </w:rPr>
        <w:t>1</w:t>
      </w:r>
      <w:r>
        <w:rPr>
          <w:rFonts w:ascii="Times New Roman" w:hAnsi="Times New Roman" w:cs="Times New Roman"/>
          <w:sz w:val="18"/>
          <w:szCs w:val="18"/>
        </w:rPr>
        <w:t>，是为了方便推导和优化，且这样做</w:t>
      </w:r>
      <w:r>
        <w:rPr>
          <w:rFonts w:ascii="tahoma" w:hAnsi="tahoma" w:cs="tahoma"/>
          <w:sz w:val="18"/>
          <w:szCs w:val="18"/>
        </w:rPr>
        <w:t>对目标函数的优化没有影响，至于为什么，请见本文评论下</w:t>
      </w:r>
      <w:r>
        <w:rPr>
          <w:rFonts w:ascii="tahoma" w:hAnsi="tahoma" w:cs="tahoma"/>
          <w:color w:val="660000"/>
          <w:sz w:val="18"/>
          <w:szCs w:val="18"/>
        </w:rPr>
        <w:t>第</w:t>
      </w:r>
      <w:r>
        <w:rPr>
          <w:rFonts w:ascii="tahoma" w:hAnsi="tahoma" w:cs="tahoma"/>
          <w:color w:val="660000"/>
          <w:sz w:val="18"/>
          <w:szCs w:val="18"/>
        </w:rPr>
        <w:t>42</w:t>
      </w:r>
      <w:r>
        <w:rPr>
          <w:rFonts w:ascii="tahoma" w:hAnsi="tahoma" w:cs="tahoma"/>
          <w:color w:val="660000"/>
          <w:sz w:val="18"/>
          <w:szCs w:val="18"/>
        </w:rPr>
        <w:t>楼</w:t>
      </w:r>
      <w:r>
        <w:rPr>
          <w:rFonts w:ascii="tahoma" w:hAnsi="tahoma" w:cs="tahoma"/>
          <w:sz w:val="18"/>
          <w:szCs w:val="18"/>
        </w:rPr>
        <w:t>回复</w:t>
      </w:r>
      <w:r>
        <w:rPr>
          <w:rFonts w:ascii="Times New Roman" w:hAnsi="Times New Roman" w:cs="Times New Roman"/>
          <w:sz w:val="21"/>
          <w:szCs w:val="21"/>
        </w:rPr>
        <w:t>）</w:t>
      </w:r>
      <w:r>
        <w:rPr>
          <w:rFonts w:hint="eastAsia"/>
          <w:sz w:val="21"/>
          <w:szCs w:val="21"/>
        </w:rPr>
        <w:t>，则有</w:t>
      </w:r>
      <w:r>
        <w:rPr>
          <w:sz w:val="21"/>
          <w:szCs w:val="21"/>
        </w:rPr>
        <w:fldChar w:fldCharType="begin"/>
      </w:r>
      <w:r>
        <w:rPr>
          <w:sz w:val="21"/>
          <w:szCs w:val="21"/>
        </w:rPr>
        <w:instrText xml:space="preserve"> INCLUDEPICTURE "https://img-blog.csdn.net/20131111154137453" \* MERGEFORMATINET </w:instrText>
      </w:r>
      <w:r>
        <w:rPr>
          <w:sz w:val="21"/>
          <w:szCs w:val="21"/>
        </w:rPr>
        <w:fldChar w:fldCharType="separate"/>
      </w:r>
      <w:r>
        <w:rPr>
          <w:noProof/>
          <w:sz w:val="21"/>
          <w:szCs w:val="21"/>
        </w:rPr>
        <w:drawing>
          <wp:inline distT="0" distB="0" distL="0" distR="0">
            <wp:extent cx="191135" cy="276225"/>
            <wp:effectExtent l="0" t="0" r="0" b="3175"/>
            <wp:docPr id="118" name="图片 118" descr="https://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net/20131111154137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76225"/>
                    </a:xfrm>
                    <a:prstGeom prst="rect">
                      <a:avLst/>
                    </a:prstGeom>
                    <a:noFill/>
                    <a:ln>
                      <a:noFill/>
                    </a:ln>
                  </pic:spPr>
                </pic:pic>
              </a:graphicData>
            </a:graphic>
          </wp:inline>
        </w:drawing>
      </w:r>
      <w:r>
        <w:rPr>
          <w:sz w:val="21"/>
          <w:szCs w:val="21"/>
        </w:rPr>
        <w:fldChar w:fldCharType="end"/>
      </w:r>
      <w:r>
        <w:rPr>
          <w:sz w:val="21"/>
          <w:szCs w:val="21"/>
        </w:rPr>
        <w:t> = 1 / ||w||且</w:t>
      </w:r>
      <w:r>
        <w:rPr>
          <w:sz w:val="21"/>
          <w:szCs w:val="21"/>
        </w:rPr>
        <w:fldChar w:fldCharType="begin"/>
      </w:r>
      <w:r>
        <w:rPr>
          <w:sz w:val="21"/>
          <w:szCs w:val="21"/>
        </w:rPr>
        <w:instrText xml:space="preserve"> INCLUDEPICTURE "https://img-blog.csdn.net/20140829140642940" \* MERGEFORMATINET </w:instrText>
      </w:r>
      <w:r>
        <w:rPr>
          <w:sz w:val="21"/>
          <w:szCs w:val="21"/>
        </w:rPr>
        <w:fldChar w:fldCharType="separate"/>
      </w:r>
      <w:r>
        <w:rPr>
          <w:noProof/>
          <w:sz w:val="21"/>
          <w:szCs w:val="21"/>
        </w:rPr>
        <w:drawing>
          <wp:inline distT="0" distB="0" distL="0" distR="0">
            <wp:extent cx="3221355" cy="361315"/>
            <wp:effectExtent l="0" t="0" r="4445" b="0"/>
            <wp:docPr id="117" name="图片 117" descr="https://img-blog.csdn.net/2014082914064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blog.csdn.net/201408291406429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1355" cy="361315"/>
                    </a:xfrm>
                    <a:prstGeom prst="rect">
                      <a:avLst/>
                    </a:prstGeom>
                    <a:noFill/>
                    <a:ln>
                      <a:noFill/>
                    </a:ln>
                  </pic:spPr>
                </pic:pic>
              </a:graphicData>
            </a:graphic>
          </wp:inline>
        </w:drawing>
      </w:r>
      <w:r>
        <w:rPr>
          <w:sz w:val="21"/>
          <w:szCs w:val="21"/>
        </w:rPr>
        <w:fldChar w:fldCharType="end"/>
      </w:r>
      <w:r>
        <w:rPr>
          <w:sz w:val="21"/>
          <w:szCs w:val="21"/>
        </w:rPr>
        <w:t>，从而上述目标函数转化成了</w:t>
      </w:r>
    </w:p>
    <w:p w:rsidR="007D4915" w:rsidRDefault="007D4915" w:rsidP="007D4915">
      <w:pPr>
        <w:pStyle w:val="a5"/>
      </w:pPr>
      <w:r>
        <w:rPr>
          <w:rFonts w:ascii="tahoma" w:hAnsi="tahoma" w:cs="tahoma"/>
          <w:sz w:val="21"/>
          <w:szCs w:val="21"/>
        </w:rPr>
        <w:fldChar w:fldCharType="begin"/>
      </w:r>
      <w:r>
        <w:rPr>
          <w:rFonts w:ascii="tahoma" w:hAnsi="tahoma" w:cs="tahoma"/>
          <w:sz w:val="21"/>
          <w:szCs w:val="21"/>
        </w:rPr>
        <w:instrText xml:space="preserve"> INCLUDEPICTURE "http://img.my.csdn.net/uploads/201210/25/1351141837_7366.jpg"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412105" cy="765810"/>
            <wp:effectExtent l="0" t="0" r="0" b="0"/>
            <wp:docPr id="116" name="图片 116" descr="http://img.my.csdn.net/uploads/201210/25/1351141837_7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my.csdn.net/uploads/201210/25/1351141837_73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105" cy="76581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rPr>
          <w:sz w:val="21"/>
          <w:szCs w:val="21"/>
        </w:rPr>
      </w:pPr>
      <w:r>
        <w:rPr>
          <w:sz w:val="21"/>
          <w:szCs w:val="21"/>
        </w:rPr>
        <w:t>    相当于在相应的约束条件</w:t>
      </w:r>
      <w:r>
        <w:rPr>
          <w:sz w:val="21"/>
          <w:szCs w:val="21"/>
        </w:rPr>
        <w:fldChar w:fldCharType="begin"/>
      </w:r>
      <w:r>
        <w:rPr>
          <w:sz w:val="21"/>
          <w:szCs w:val="21"/>
        </w:rPr>
        <w:instrText xml:space="preserve"> INCLUDEPICTURE "https://img-blog.csdn.net/20140829140642940" \* MERGEFORMATINET </w:instrText>
      </w:r>
      <w:r>
        <w:rPr>
          <w:sz w:val="21"/>
          <w:szCs w:val="21"/>
        </w:rPr>
        <w:fldChar w:fldCharType="separate"/>
      </w:r>
      <w:r>
        <w:rPr>
          <w:noProof/>
          <w:sz w:val="21"/>
          <w:szCs w:val="21"/>
        </w:rPr>
        <w:drawing>
          <wp:inline distT="0" distB="0" distL="0" distR="0">
            <wp:extent cx="3221355" cy="361315"/>
            <wp:effectExtent l="0" t="0" r="4445" b="0"/>
            <wp:docPr id="115" name="图片 115" descr="https://img-blog.csdn.net/2014082914064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net/201408291406429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1355" cy="361315"/>
                    </a:xfrm>
                    <a:prstGeom prst="rect">
                      <a:avLst/>
                    </a:prstGeom>
                    <a:noFill/>
                    <a:ln>
                      <a:noFill/>
                    </a:ln>
                  </pic:spPr>
                </pic:pic>
              </a:graphicData>
            </a:graphic>
          </wp:inline>
        </w:drawing>
      </w:r>
      <w:r>
        <w:rPr>
          <w:sz w:val="21"/>
          <w:szCs w:val="21"/>
        </w:rPr>
        <w:fldChar w:fldCharType="end"/>
      </w:r>
      <w:r>
        <w:rPr>
          <w:sz w:val="21"/>
          <w:szCs w:val="21"/>
        </w:rPr>
        <w:t>下，最大化这个</w:t>
      </w:r>
      <w:r>
        <w:rPr>
          <w:rFonts w:ascii="Times New Roman" w:hAnsi="Times New Roman" w:cs="Times New Roman"/>
          <w:sz w:val="21"/>
          <w:szCs w:val="21"/>
        </w:rPr>
        <w:t>1/||w||</w:t>
      </w:r>
      <w:r>
        <w:rPr>
          <w:rFonts w:hint="eastAsia"/>
          <w:sz w:val="21"/>
          <w:szCs w:val="21"/>
        </w:rPr>
        <w:t>值</w:t>
      </w:r>
      <w:r>
        <w:rPr>
          <w:sz w:val="21"/>
          <w:szCs w:val="21"/>
        </w:rPr>
        <w:t>，而1/||w||便是几何间隔</w:t>
      </w:r>
      <w:r>
        <w:rPr>
          <w:sz w:val="21"/>
          <w:szCs w:val="21"/>
        </w:rPr>
        <w:fldChar w:fldCharType="begin"/>
      </w:r>
      <w:r>
        <w:rPr>
          <w:sz w:val="21"/>
          <w:szCs w:val="21"/>
        </w:rPr>
        <w:instrText xml:space="preserve"> INCLUDEPICTURE "https://img-blog.csdn.net/20131111154137453" \* MERGEFORMATINET </w:instrText>
      </w:r>
      <w:r>
        <w:rPr>
          <w:sz w:val="21"/>
          <w:szCs w:val="21"/>
        </w:rPr>
        <w:fldChar w:fldCharType="separate"/>
      </w:r>
      <w:r>
        <w:rPr>
          <w:noProof/>
          <w:sz w:val="21"/>
          <w:szCs w:val="21"/>
        </w:rPr>
        <w:drawing>
          <wp:inline distT="0" distB="0" distL="0" distR="0">
            <wp:extent cx="191135" cy="276225"/>
            <wp:effectExtent l="0" t="0" r="0" b="3175"/>
            <wp:docPr id="114" name="图片 114" descr="https://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g-blog.csdn.net/20131111154137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76225"/>
                    </a:xfrm>
                    <a:prstGeom prst="rect">
                      <a:avLst/>
                    </a:prstGeom>
                    <a:noFill/>
                    <a:ln>
                      <a:noFill/>
                    </a:ln>
                  </pic:spPr>
                </pic:pic>
              </a:graphicData>
            </a:graphic>
          </wp:inline>
        </w:drawing>
      </w:r>
      <w:r>
        <w:rPr>
          <w:sz w:val="21"/>
          <w:szCs w:val="21"/>
        </w:rPr>
        <w:fldChar w:fldCharType="end"/>
      </w:r>
      <w:r>
        <w:rPr>
          <w:sz w:val="21"/>
          <w:szCs w:val="21"/>
        </w:rPr>
        <w:t>。   </w:t>
      </w:r>
    </w:p>
    <w:p w:rsidR="007D4915" w:rsidRDefault="007D4915" w:rsidP="007D4915">
      <w:pPr>
        <w:pStyle w:val="a5"/>
        <w:spacing w:before="0" w:after="0"/>
      </w:pPr>
      <w:r>
        <w:rPr>
          <w:sz w:val="21"/>
          <w:szCs w:val="21"/>
        </w:rPr>
        <w:t>    如下图</w:t>
      </w:r>
      <w:r>
        <w:rPr>
          <w:rFonts w:hint="eastAsia"/>
          <w:sz w:val="21"/>
          <w:szCs w:val="21"/>
        </w:rPr>
        <w:t>所示</w:t>
      </w:r>
      <w:r>
        <w:rPr>
          <w:sz w:val="21"/>
          <w:szCs w:val="21"/>
        </w:rPr>
        <w:t>，中间的实线便是寻找到的最优超平面（</w:t>
      </w:r>
      <w:r>
        <w:rPr>
          <w:rFonts w:ascii="tahoma" w:hAnsi="tahoma" w:cs="tahoma"/>
          <w:sz w:val="21"/>
          <w:szCs w:val="21"/>
        </w:rPr>
        <w:t>Optimal Hyper Plane</w:t>
      </w:r>
      <w:r>
        <w:rPr>
          <w:sz w:val="21"/>
          <w:szCs w:val="21"/>
        </w:rPr>
        <w:t>），其到两条虚线边界的距离相等，这个距离便是几何间隔</w:t>
      </w:r>
      <w:r>
        <w:fldChar w:fldCharType="begin"/>
      </w:r>
      <w:r>
        <w:instrText xml:space="preserve"> INCLUDEPICTURE "https://img-blog.csdn.net/20131111154137453" \* MERGEFORMATINET </w:instrText>
      </w:r>
      <w:r>
        <w:fldChar w:fldCharType="separate"/>
      </w:r>
      <w:r>
        <w:rPr>
          <w:noProof/>
        </w:rPr>
        <w:drawing>
          <wp:inline distT="0" distB="0" distL="0" distR="0">
            <wp:extent cx="191135" cy="276225"/>
            <wp:effectExtent l="0" t="0" r="0" b="3175"/>
            <wp:docPr id="113" name="图片 113" descr="https://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g-blog.csdn.net/20131111154137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76225"/>
                    </a:xfrm>
                    <a:prstGeom prst="rect">
                      <a:avLst/>
                    </a:prstGeom>
                    <a:noFill/>
                    <a:ln>
                      <a:noFill/>
                    </a:ln>
                  </pic:spPr>
                </pic:pic>
              </a:graphicData>
            </a:graphic>
          </wp:inline>
        </w:drawing>
      </w:r>
      <w:r>
        <w:fldChar w:fldCharType="end"/>
      </w:r>
      <w:r>
        <w:rPr>
          <w:sz w:val="21"/>
          <w:szCs w:val="21"/>
        </w:rPr>
        <w:t>，两条虚线间隔边界之间的距离等于</w:t>
      </w:r>
      <w:r>
        <w:rPr>
          <w:rFonts w:ascii="Times New Roman" w:hAnsi="Times New Roman" w:cs="Times New Roman"/>
          <w:sz w:val="21"/>
          <w:szCs w:val="21"/>
        </w:rPr>
        <w:t>2</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INCLUDEPICTURE "https://img-blog.csdn.net/20131111154137453" \* MERGEFORMATINET </w:instrText>
      </w:r>
      <w:r>
        <w:rPr>
          <w:rFonts w:ascii="Times New Roman" w:hAnsi="Times New Roman" w:cs="Times New Roman"/>
          <w:sz w:val="21"/>
          <w:szCs w:val="21"/>
        </w:rPr>
        <w:fldChar w:fldCharType="separate"/>
      </w:r>
      <w:r>
        <w:rPr>
          <w:rFonts w:ascii="Times New Roman" w:hAnsi="Times New Roman" w:cs="Times New Roman"/>
          <w:noProof/>
          <w:sz w:val="21"/>
          <w:szCs w:val="21"/>
        </w:rPr>
        <w:drawing>
          <wp:inline distT="0" distB="0" distL="0" distR="0">
            <wp:extent cx="191135" cy="276225"/>
            <wp:effectExtent l="0" t="0" r="0" b="3175"/>
            <wp:docPr id="112" name="图片 112" descr="https://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blog.csdn.net/20131111154137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76225"/>
                    </a:xfrm>
                    <a:prstGeom prst="rect">
                      <a:avLst/>
                    </a:prstGeom>
                    <a:noFill/>
                    <a:ln>
                      <a:noFill/>
                    </a:ln>
                  </pic:spPr>
                </pic:pic>
              </a:graphicData>
            </a:graphic>
          </wp:inline>
        </w:drawing>
      </w:r>
      <w:r>
        <w:rPr>
          <w:rFonts w:ascii="Times New Roman" w:hAnsi="Times New Roman" w:cs="Times New Roman"/>
          <w:sz w:val="21"/>
          <w:szCs w:val="21"/>
        </w:rPr>
        <w:fldChar w:fldCharType="end"/>
      </w:r>
      <w:r>
        <w:rPr>
          <w:sz w:val="21"/>
          <w:szCs w:val="21"/>
        </w:rPr>
        <w:t>，而虚线</w:t>
      </w:r>
      <w:r>
        <w:rPr>
          <w:rStyle w:val="a7"/>
          <w:sz w:val="21"/>
          <w:szCs w:val="21"/>
        </w:rPr>
        <w:t>间隔边界上的点则是支持向量</w:t>
      </w:r>
      <w:r>
        <w:rPr>
          <w:sz w:val="21"/>
          <w:szCs w:val="21"/>
        </w:rPr>
        <w:t>。由于这些支持向量刚好在虚线间隔边界上，所以它们满足</w:t>
      </w:r>
      <w:r>
        <w:fldChar w:fldCharType="begin"/>
      </w:r>
      <w:r>
        <w:instrText xml:space="preserve"> INCLUDEPICTURE "https://img-blog.csdn.net/20131111155244218" \* MERGEFORMATINET </w:instrText>
      </w:r>
      <w:r>
        <w:fldChar w:fldCharType="separate"/>
      </w:r>
      <w:r>
        <w:rPr>
          <w:noProof/>
        </w:rPr>
        <w:drawing>
          <wp:inline distT="0" distB="0" distL="0" distR="0">
            <wp:extent cx="1595120" cy="308610"/>
            <wp:effectExtent l="0" t="0" r="5080" b="0"/>
            <wp:docPr id="111" name="图片 111" descr="https://img-blog.csdn.net/2013111115524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g-blog.csdn.net/201311111552442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95120" cy="308610"/>
                    </a:xfrm>
                    <a:prstGeom prst="rect">
                      <a:avLst/>
                    </a:prstGeom>
                    <a:noFill/>
                    <a:ln>
                      <a:noFill/>
                    </a:ln>
                  </pic:spPr>
                </pic:pic>
              </a:graphicData>
            </a:graphic>
          </wp:inline>
        </w:drawing>
      </w:r>
      <w:r>
        <w:fldChar w:fldCharType="end"/>
      </w:r>
      <w:r>
        <w:rPr>
          <w:sz w:val="21"/>
          <w:szCs w:val="21"/>
        </w:rPr>
        <w:t>（</w:t>
      </w:r>
      <w:r>
        <w:rPr>
          <w:rFonts w:ascii="tahoma" w:hAnsi="tahoma" w:cs="tahoma"/>
          <w:sz w:val="18"/>
          <w:szCs w:val="18"/>
        </w:rPr>
        <w:t>还记得我们把</w:t>
      </w:r>
      <w:r>
        <w:rPr>
          <w:rFonts w:ascii="tahoma" w:hAnsi="tahoma" w:cs="tahoma"/>
          <w:sz w:val="18"/>
          <w:szCs w:val="18"/>
        </w:rPr>
        <w:t xml:space="preserve"> functional margin </w:t>
      </w:r>
      <w:r>
        <w:rPr>
          <w:rFonts w:ascii="tahoma" w:hAnsi="tahoma" w:cs="tahoma"/>
          <w:sz w:val="18"/>
          <w:szCs w:val="18"/>
        </w:rPr>
        <w:t>定为</w:t>
      </w:r>
      <w:r>
        <w:rPr>
          <w:rFonts w:ascii="tahoma" w:hAnsi="tahoma" w:cs="tahoma"/>
          <w:sz w:val="18"/>
          <w:szCs w:val="18"/>
        </w:rPr>
        <w:t xml:space="preserve"> 1 </w:t>
      </w:r>
      <w:r>
        <w:rPr>
          <w:rFonts w:ascii="tahoma" w:hAnsi="tahoma" w:cs="tahoma"/>
          <w:sz w:val="18"/>
          <w:szCs w:val="18"/>
        </w:rPr>
        <w:t>了吗？上节中：处于方便推导和优化的目的，我们可以令</w:t>
      </w:r>
      <w:r>
        <w:rPr>
          <w:rFonts w:ascii="tahoma" w:hAnsi="tahoma" w:cs="tahoma"/>
          <w:sz w:val="18"/>
          <w:szCs w:val="18"/>
        </w:rPr>
        <w:fldChar w:fldCharType="begin"/>
      </w:r>
      <w:r>
        <w:rPr>
          <w:rFonts w:ascii="tahoma" w:hAnsi="tahoma" w:cs="tahoma"/>
          <w:sz w:val="18"/>
          <w:szCs w:val="18"/>
        </w:rPr>
        <w:instrText xml:space="preserve"> INCLUDEPICTURE "https://img-blog.csdn.net/20131111154113734"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255270" cy="266065"/>
            <wp:effectExtent l="0" t="0" r="0" b="635"/>
            <wp:docPr id="110" name="图片 110" descr="https://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g-blog.csdn.net/201311111541137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tahoma" w:hAnsi="tahoma" w:cs="tahoma"/>
          <w:sz w:val="18"/>
          <w:szCs w:val="18"/>
        </w:rPr>
        <w:fldChar w:fldCharType="end"/>
      </w:r>
      <w:r>
        <w:rPr>
          <w:rStyle w:val="mo"/>
          <w:rFonts w:ascii="MathJax_Main" w:hAnsi="MathJax_Main"/>
          <w:sz w:val="18"/>
          <w:szCs w:val="18"/>
          <w:bdr w:val="none" w:sz="0" w:space="0" w:color="auto" w:frame="1"/>
        </w:rPr>
        <w:t>=</w:t>
      </w:r>
      <w:r>
        <w:rPr>
          <w:rStyle w:val="mn"/>
          <w:rFonts w:ascii="MathJax_Main" w:hAnsi="MathJax_Main"/>
          <w:sz w:val="18"/>
          <w:szCs w:val="18"/>
          <w:bdr w:val="none" w:sz="0" w:space="0" w:color="auto" w:frame="1"/>
        </w:rPr>
        <w:t>1</w:t>
      </w:r>
      <w:r>
        <w:rPr>
          <w:sz w:val="21"/>
          <w:szCs w:val="21"/>
        </w:rPr>
        <w:t>），而对于所有不是支持向量的点，则显然有</w:t>
      </w:r>
      <w:r>
        <w:rPr>
          <w:sz w:val="21"/>
          <w:szCs w:val="21"/>
        </w:rPr>
        <w:fldChar w:fldCharType="begin"/>
      </w:r>
      <w:r>
        <w:rPr>
          <w:sz w:val="21"/>
          <w:szCs w:val="21"/>
        </w:rPr>
        <w:instrText xml:space="preserve"> INCLUDEPICTURE "https://img-blog.csdn.net/20131111155205109" \* MERGEFORMATINET </w:instrText>
      </w:r>
      <w:r>
        <w:rPr>
          <w:sz w:val="21"/>
          <w:szCs w:val="21"/>
        </w:rPr>
        <w:fldChar w:fldCharType="separate"/>
      </w:r>
      <w:r>
        <w:rPr>
          <w:noProof/>
          <w:sz w:val="21"/>
          <w:szCs w:val="21"/>
        </w:rPr>
        <w:drawing>
          <wp:inline distT="0" distB="0" distL="0" distR="0">
            <wp:extent cx="1637665" cy="276225"/>
            <wp:effectExtent l="0" t="0" r="635" b="3175"/>
            <wp:docPr id="109" name="图片 109" descr="https://img-blog.csdn.net/2013111115520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blog.csdn.net/20131111155205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7665" cy="276225"/>
                    </a:xfrm>
                    <a:prstGeom prst="rect">
                      <a:avLst/>
                    </a:prstGeom>
                    <a:noFill/>
                    <a:ln>
                      <a:noFill/>
                    </a:ln>
                  </pic:spPr>
                </pic:pic>
              </a:graphicData>
            </a:graphic>
          </wp:inline>
        </w:drawing>
      </w:r>
      <w:r>
        <w:rPr>
          <w:sz w:val="21"/>
          <w:szCs w:val="21"/>
        </w:rPr>
        <w:fldChar w:fldCharType="end"/>
      </w:r>
      <w:r>
        <w:rPr>
          <w:sz w:val="21"/>
          <w:szCs w:val="21"/>
        </w:rPr>
        <w:t>。</w:t>
      </w:r>
    </w:p>
    <w:p w:rsidR="007D4915" w:rsidRDefault="007D4915" w:rsidP="007D4915">
      <w:pPr>
        <w:pStyle w:val="a5"/>
      </w:pPr>
      <w:r>
        <w:lastRenderedPageBreak/>
        <w:fldChar w:fldCharType="begin"/>
      </w:r>
      <w:r>
        <w:instrText xml:space="preserve"> INCLUDEPICTURE "https://img-blog.csdn.net/20140829141714944" \* MERGEFORMATINET </w:instrText>
      </w:r>
      <w:r>
        <w:fldChar w:fldCharType="separate"/>
      </w:r>
      <w:r>
        <w:rPr>
          <w:noProof/>
        </w:rPr>
        <w:drawing>
          <wp:inline distT="0" distB="0" distL="0" distR="0">
            <wp:extent cx="4699635" cy="3115310"/>
            <wp:effectExtent l="0" t="0" r="0" b="0"/>
            <wp:docPr id="108" name="图片 108" descr="https://img-blog.csdn.net/2014082914171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mg-blog.csdn.net/201408291417149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9635" cy="3115310"/>
                    </a:xfrm>
                    <a:prstGeom prst="rect">
                      <a:avLst/>
                    </a:prstGeom>
                    <a:noFill/>
                    <a:ln>
                      <a:noFill/>
                    </a:ln>
                  </pic:spPr>
                </pic:pic>
              </a:graphicData>
            </a:graphic>
          </wp:inline>
        </w:drawing>
      </w:r>
      <w: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OK</w:t>
      </w:r>
      <w:r>
        <w:rPr>
          <w:rFonts w:ascii="tahoma" w:hAnsi="tahoma" w:cs="tahoma"/>
          <w:sz w:val="21"/>
          <w:szCs w:val="21"/>
        </w:rPr>
        <w:t>，到此为止，算是了解到了</w:t>
      </w:r>
      <w:r>
        <w:rPr>
          <w:rFonts w:ascii="tahoma" w:hAnsi="tahoma" w:cs="tahoma"/>
          <w:sz w:val="21"/>
          <w:szCs w:val="21"/>
        </w:rPr>
        <w:t>SVM</w:t>
      </w:r>
      <w:r>
        <w:rPr>
          <w:rFonts w:ascii="tahoma" w:hAnsi="tahoma" w:cs="tahoma"/>
          <w:sz w:val="21"/>
          <w:szCs w:val="21"/>
        </w:rPr>
        <w:t>的第一层，对于那些只关心怎么用</w:t>
      </w:r>
      <w:r>
        <w:rPr>
          <w:rFonts w:ascii="tahoma" w:hAnsi="tahoma" w:cs="tahoma"/>
          <w:sz w:val="21"/>
          <w:szCs w:val="21"/>
        </w:rPr>
        <w:t>SVM</w:t>
      </w:r>
      <w:r>
        <w:rPr>
          <w:rFonts w:ascii="tahoma" w:hAnsi="tahoma" w:cs="tahoma"/>
          <w:sz w:val="21"/>
          <w:szCs w:val="21"/>
        </w:rPr>
        <w:t>的朋友便已足够，不必再更进一层深究其更深的原理。</w:t>
      </w:r>
    </w:p>
    <w:p w:rsidR="007D4915" w:rsidRDefault="007D4915" w:rsidP="007D4915">
      <w:pPr>
        <w:pStyle w:val="a5"/>
        <w:spacing w:before="240" w:beforeAutospacing="0" w:after="240" w:afterAutospacing="0" w:line="300" w:lineRule="atLeast"/>
        <w:rPr>
          <w:rFonts w:ascii="tahoma" w:hAnsi="tahoma" w:cs="tahoma"/>
          <w:sz w:val="21"/>
          <w:szCs w:val="21"/>
        </w:rPr>
      </w:pPr>
    </w:p>
    <w:p w:rsidR="007D4915" w:rsidRDefault="007D4915" w:rsidP="007D4915">
      <w:pPr>
        <w:pStyle w:val="2"/>
        <w:rPr>
          <w:rFonts w:ascii="宋体" w:hAnsi="宋体" w:cs="宋体"/>
          <w:sz w:val="36"/>
          <w:szCs w:val="36"/>
        </w:rPr>
      </w:pPr>
      <w:bookmarkStart w:id="5" w:name="t8"/>
      <w:bookmarkEnd w:id="5"/>
      <w:r>
        <w:t>第二层、深入SVM</w:t>
      </w:r>
    </w:p>
    <w:p w:rsidR="007D4915" w:rsidRDefault="007D4915" w:rsidP="007D4915">
      <w:pPr>
        <w:pStyle w:val="3"/>
      </w:pPr>
      <w:bookmarkStart w:id="6" w:name="t9"/>
      <w:bookmarkEnd w:id="6"/>
      <w:r>
        <w:rPr>
          <w:rStyle w:val="a6"/>
          <w:rFonts w:ascii="Comic Sans MS" w:hAnsi="Comic Sans MS"/>
          <w:sz w:val="24"/>
          <w:szCs w:val="24"/>
        </w:rPr>
        <w:t>2.1</w:t>
      </w:r>
      <w:r>
        <w:t>、从线性可分到线性不可分</w:t>
      </w:r>
    </w:p>
    <w:p w:rsidR="007D4915" w:rsidRDefault="007D4915" w:rsidP="007D4915">
      <w:pPr>
        <w:pStyle w:val="4"/>
      </w:pPr>
      <w:bookmarkStart w:id="7" w:name="t10"/>
      <w:bookmarkEnd w:id="7"/>
      <w:r>
        <w:t>2.1.1、从原始问题到对偶问题的求解</w:t>
      </w:r>
    </w:p>
    <w:p w:rsidR="007D4915" w:rsidRDefault="007D4915" w:rsidP="007D4915">
      <w:pPr>
        <w:pStyle w:val="a5"/>
      </w:pPr>
      <w:r>
        <w:t>    接着考虑之前得到的目标函数：</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"http://img.my.csdn.net/uploads/201210/25/1351141975_6347.jpg"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507355" cy="723265"/>
            <wp:effectExtent l="0" t="0" r="4445" b="635"/>
            <wp:docPr id="107" name="图片 107" descr="http://img.my.csdn.net/uploads/201210/25/1351141975_6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my.csdn.net/uploads/201210/25/1351141975_63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7355" cy="72326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rPr>
          <w:rFonts w:ascii="宋体" w:hAnsi="宋体" w:cs="宋体"/>
        </w:rPr>
      </w:pPr>
      <w:r>
        <w:t>     由于求</w:t>
      </w:r>
      <w:r>
        <w:fldChar w:fldCharType="begin"/>
      </w:r>
      <w:r>
        <w:instrText xml:space="preserve"> INCLUDEPICTURE "/D:/Users/FLOYD/AppData/Local/Temp/TempPic/7MC_V(1{(25]VM{NDBE2[Y5.tmp" \* MERGEFORMATINET </w:instrText>
      </w:r>
      <w:r>
        <w:fldChar w:fldCharType="separate"/>
      </w:r>
      <w:r>
        <w:rPr>
          <w:noProof/>
        </w:rPr>
        <mc:AlternateContent>
          <mc:Choice Requires="wps">
            <w:drawing>
              <wp:inline distT="0" distB="0" distL="0" distR="0">
                <wp:extent cx="308610" cy="308610"/>
                <wp:effectExtent l="0" t="0" r="0" b="0"/>
                <wp:docPr id="106" name="矩形 106" descr="/D:/Users/FLOYD/AppData/Local/Temp/TempPic/7MC_V(1{(25]VM{NDBE2[Y5.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B309A" id="矩形 106" o:spid="_x0000_s1026" alt="/D:/Users/FLOYD/AppData/Local/Temp/TempPic/7MC_V(1{(25]VM{NDBE2[Y5.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" filled="f" stroked="f">
                <o:lock v:ext="edit" aspectratio="t"/>
                <w10:anchorlock/>
              </v:rect>
            </w:pict>
          </mc:Fallback>
        </mc:AlternateContent>
      </w:r>
      <w:r>
        <w:fldChar w:fldCharType="end"/>
      </w:r>
      <w:r>
        <w:fldChar w:fldCharType="begin"/>
      </w:r>
      <w:r>
        <w:instrText xml:space="preserve"> INCLUDEPICTURE "http://img.my.csdn.net/uploads/201301/11/1357837136_7540.png" \* MERGEFORMATINET </w:instrText>
      </w:r>
      <w:r>
        <w:fldChar w:fldCharType="separate"/>
      </w:r>
      <w:r>
        <w:rPr>
          <w:noProof/>
        </w:rPr>
        <w:drawing>
          <wp:inline distT="0" distB="0" distL="0" distR="0">
            <wp:extent cx="266065" cy="329565"/>
            <wp:effectExtent l="0" t="0" r="635" b="635"/>
            <wp:docPr id="105" name="图片 105" descr="http://img.my.csdn.net/uploads/201301/11/1357837136_7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y.csdn.net/uploads/201301/11/1357837136_75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065" cy="329565"/>
                    </a:xfrm>
                    <a:prstGeom prst="rect">
                      <a:avLst/>
                    </a:prstGeom>
                    <a:noFill/>
                    <a:ln>
                      <a:noFill/>
                    </a:ln>
                  </pic:spPr>
                </pic:pic>
              </a:graphicData>
            </a:graphic>
          </wp:inline>
        </w:drawing>
      </w:r>
      <w:r>
        <w:fldChar w:fldCharType="end"/>
      </w:r>
      <w:r>
        <w:t>的最大值相当于求</w:t>
      </w:r>
      <w:r>
        <w:fldChar w:fldCharType="begin"/>
      </w:r>
      <w:r>
        <w:instrText xml:space="preserve"> INCLUDEPICTURE "/D:/Users/FLOYD/AppData/Local/Temp/TempPic/U8KNCTBNFLW~UQKHKF]P57C.tmp" \* MERGEFORMATINET </w:instrText>
      </w:r>
      <w:r>
        <w:fldChar w:fldCharType="separate"/>
      </w:r>
      <w:r>
        <w:rPr>
          <w:noProof/>
        </w:rPr>
        <mc:AlternateContent>
          <mc:Choice Requires="wps">
            <w:drawing>
              <wp:inline distT="0" distB="0" distL="0" distR="0">
                <wp:extent cx="308610" cy="308610"/>
                <wp:effectExtent l="0" t="0" r="0" b="0"/>
                <wp:docPr id="104" name="矩形 104" descr="/D:/Users/FLOYD/AppData/Local/Temp/TempPic/U8KNCTBNFLW~UQKHKF]P57C.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282F4" id="矩形 104" o:spid="_x0000_s1026" alt="/D:/Users/FLOYD/AppData/Local/Temp/TempPic/U8KNCTBNFLW~UQKHKF]P57C.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" filled="f" stroked="f">
                <o:lock v:ext="edit" aspectratio="t"/>
                <w10:anchorlock/>
              </v:rect>
            </w:pict>
          </mc:Fallback>
        </mc:AlternateContent>
      </w:r>
      <w:r>
        <w:fldChar w:fldCharType="end"/>
      </w:r>
      <w:r>
        <w:fldChar w:fldCharType="begin"/>
      </w:r>
      <w:r>
        <w:instrText xml:space="preserve"> INCLUDEPICTURE "http://img.my.csdn.net/uploads/201301/11/1357837152_4634.png" \* MERGEFORMATINET </w:instrText>
      </w:r>
      <w:r>
        <w:fldChar w:fldCharType="separate"/>
      </w:r>
      <w:r>
        <w:rPr>
          <w:noProof/>
        </w:rPr>
        <w:drawing>
          <wp:inline distT="0" distB="0" distL="0" distR="0">
            <wp:extent cx="542290" cy="308610"/>
            <wp:effectExtent l="0" t="0" r="3810" b="0"/>
            <wp:docPr id="103" name="图片 103" descr="http://img.my.csdn.net/uploads/201301/11/1357837152_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my.csdn.net/uploads/201301/11/1357837152_463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fldChar w:fldCharType="end"/>
      </w:r>
      <w:r>
        <w:t>的最小值，所以上述目标函数等价于（w由分母变成分子，从而也有原来的max问题变为min问题，很明显，两者问题等价）：</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lastRenderedPageBreak/>
        <w:fldChar w:fldCharType="begin"/>
      </w:r>
      <w:r>
        <w:rPr>
          <w:rFonts w:ascii="tahoma" w:hAnsi="tahoma" w:cs="tahoma"/>
          <w:sz w:val="21"/>
          <w:szCs w:val="21"/>
        </w:rPr>
        <w:instrText xml:space="preserve"> INCLUDEPICTURE "http://img.my.csdn.net/uploads/201210/25/1351141994_1802.jpg"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699125" cy="712470"/>
            <wp:effectExtent l="0" t="0" r="3175" b="0"/>
            <wp:docPr id="102" name="图片 102" descr="http://img.my.csdn.net/uploads/201210/25/1351141994_1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y.csdn.net/uploads/201210/25/1351141994_180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9125" cy="71247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pPr>
      <w:r>
        <w:t>    因为现在的目标函数是二次的，约束条件是线性的，所以它是一个凸二次规划问题。这个问题可以用现成的</w:t>
      </w:r>
      <w:hyperlink r:id="rId58" w:tgtFrame="_blank" w:history="1">
        <w:r>
          <w:rPr>
            <w:rStyle w:val="a3"/>
          </w:rPr>
          <w:t>QP (Quadratic Programming)</w:t>
        </w:r>
      </w:hyperlink>
      <w:r>
        <w:t> 优化包进行求解。一言以蔽之：在一定的约束条件下，目标最优，损失最小。</w:t>
      </w:r>
    </w:p>
    <w:p w:rsidR="007D4915" w:rsidRDefault="007D4915" w:rsidP="007D4915">
      <w:pPr>
        <w:pStyle w:val="a5"/>
      </w:pPr>
      <w:r>
        <w:t>    此外，由于这个问题的特殊结构，还可以通过拉格朗日对偶性（</w:t>
      </w:r>
      <w:r>
        <w:rPr>
          <w:rFonts w:ascii="Times New Roman" w:hAnsi="Times New Roman" w:cs="Times New Roman"/>
        </w:rPr>
        <w:t>Lagrange Duality</w:t>
      </w:r>
      <w:r>
        <w:t>）变换到对偶变量 </w:t>
      </w:r>
      <w:r>
        <w:rPr>
          <w:rFonts w:ascii="Times New Roman" w:hAnsi="Times New Roman" w:cs="Times New Roman"/>
        </w:rPr>
        <w:t>(dual variable) </w:t>
      </w:r>
      <w:r>
        <w:rPr>
          <w:rFonts w:hint="eastAsia"/>
        </w:rPr>
        <w:t>的优化问题，</w:t>
      </w:r>
      <w:r>
        <w:t>即通过求解与原问题等价的对偶问题（</w:t>
      </w:r>
      <w:r>
        <w:rPr>
          <w:rFonts w:ascii="Times New Roman" w:hAnsi="Times New Roman" w:cs="Times New Roman"/>
        </w:rPr>
        <w:t>dual problem</w:t>
      </w:r>
      <w:r>
        <w:rPr>
          <w:rFonts w:hint="eastAsia"/>
        </w:rPr>
        <w:t>）</w:t>
      </w:r>
      <w:r>
        <w:t>得到原始问题的最优解，这就是线性可分条件下支持向量机的对偶算法，这样做的优点在于：一者对偶问题往往更容易求解；二者可以自然的引入核函数，进而推广到非线性分类问题。</w:t>
      </w:r>
    </w:p>
    <w:p w:rsidR="007D4915" w:rsidRDefault="007D4915" w:rsidP="007D4915">
      <w:pPr>
        <w:pStyle w:val="a5"/>
      </w:pPr>
      <w:r>
        <w:t>     那什么是拉格朗日对偶性呢？简单来讲，通过给每一个约束条件加上一个拉格朗日乘子（Lagrange multiplier）</w:t>
      </w:r>
      <w:r>
        <w:fldChar w:fldCharType="begin"/>
      </w:r>
      <w:r>
        <w:instrText xml:space="preserve"> INCLUDEPICTURE "https://img-blog.csdn.net/20131111195836468" \* MERGEFORMATINET </w:instrText>
      </w:r>
      <w:r>
        <w:fldChar w:fldCharType="separate"/>
      </w:r>
      <w:r>
        <w:rPr>
          <w:noProof/>
        </w:rPr>
        <w:drawing>
          <wp:inline distT="0" distB="0" distL="0" distR="0">
            <wp:extent cx="191135" cy="201930"/>
            <wp:effectExtent l="0" t="0" r="0" b="1270"/>
            <wp:docPr id="101" name="图片 101"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fldChar w:fldCharType="end"/>
      </w:r>
      <w:r>
        <w:t>，定义拉格朗日函数（通过拉格朗日函数将约束条件融合到目标函数里去，从而</w:t>
      </w:r>
      <w:r>
        <w:rPr>
          <w:rFonts w:ascii="tahoma" w:hAnsi="tahoma" w:cs="tahoma"/>
        </w:rPr>
        <w:t>只用一个函数表达式便能清楚的表达出我们的问题</w:t>
      </w:r>
      <w:r>
        <w:t>）</w:t>
      </w:r>
      <w:r>
        <w:rPr>
          <w:rFonts w:ascii="tahoma" w:hAnsi="tahoma" w:cs="tahoma"/>
          <w:sz w:val="15"/>
          <w:szCs w:val="15"/>
        </w:rPr>
        <w:t>：</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15"/>
          <w:szCs w:val="15"/>
        </w:rPr>
        <w:fldChar w:fldCharType="begin"/>
      </w:r>
      <w:r>
        <w:rPr>
          <w:rFonts w:ascii="tahoma" w:hAnsi="tahoma" w:cs="tahoma"/>
          <w:sz w:val="15"/>
          <w:szCs w:val="15"/>
        </w:rPr>
        <w:instrText xml:space="preserve"> INCLUDEPICTURE "http://img.my.csdn.net/uploads/201210/25/1351142114_6643.jpg" \* MERGEFORMATINET </w:instrText>
      </w:r>
      <w:r>
        <w:rPr>
          <w:rFonts w:ascii="tahoma" w:hAnsi="tahoma" w:cs="tahoma"/>
          <w:sz w:val="15"/>
          <w:szCs w:val="15"/>
        </w:rPr>
        <w:fldChar w:fldCharType="separate"/>
      </w:r>
      <w:r>
        <w:rPr>
          <w:rFonts w:ascii="tahoma" w:hAnsi="tahoma" w:cs="tahoma"/>
          <w:noProof/>
          <w:sz w:val="15"/>
          <w:szCs w:val="15"/>
        </w:rPr>
        <w:drawing>
          <wp:inline distT="0" distB="0" distL="0" distR="0">
            <wp:extent cx="5943600" cy="893445"/>
            <wp:effectExtent l="0" t="0" r="0" b="0"/>
            <wp:docPr id="100" name="图片 100" descr="http://img.my.csdn.net/uploads/201210/25/1351142114_6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my.csdn.net/uploads/201210/25/1351142114_664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893445"/>
                    </a:xfrm>
                    <a:prstGeom prst="rect">
                      <a:avLst/>
                    </a:prstGeom>
                    <a:noFill/>
                    <a:ln>
                      <a:noFill/>
                    </a:ln>
                  </pic:spPr>
                </pic:pic>
              </a:graphicData>
            </a:graphic>
          </wp:inline>
        </w:drawing>
      </w:r>
      <w:r>
        <w:rPr>
          <w:rFonts w:ascii="tahoma" w:hAnsi="tahoma" w:cs="tahoma"/>
          <w:sz w:val="15"/>
          <w:szCs w:val="15"/>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然后令</w:t>
      </w:r>
    </w:p>
    <w:p w:rsidR="007D4915" w:rsidRDefault="007D4915" w:rsidP="007D4915">
      <w:pPr>
        <w:rPr>
          <w:rFonts w:ascii="宋体" w:hAnsi="宋体" w:cs="宋体"/>
        </w:rPr>
      </w:pPr>
      <w:r>
        <w:rPr>
          <w:rFonts w:ascii="MathJax_Math" w:hAnsi="MathJax_Math" w:hint="eastAsia"/>
          <w:i/>
          <w:iCs/>
          <w:sz w:val="29"/>
          <w:szCs w:val="29"/>
        </w:rPr>
        <w:fldChar w:fldCharType="begin"/>
      </w:r>
      <w:r>
        <w:rPr>
          <w:rFonts w:ascii="MathJax_Math" w:hAnsi="MathJax_Math" w:hint="eastAsia"/>
          <w:i/>
          <w:iCs/>
          <w:sz w:val="29"/>
          <w:szCs w:val="29"/>
        </w:rPr>
        <w:instrText xml:space="preserve"> INCLUDEPICTURE "http://img.my.csdn.net/uploads/201210/25/1351142171_6289.jpg" \* MERGEFORMATINET </w:instrText>
      </w:r>
      <w:r>
        <w:rPr>
          <w:rFonts w:ascii="MathJax_Math" w:hAnsi="MathJax_Math" w:hint="eastAsia"/>
          <w:i/>
          <w:iCs/>
          <w:sz w:val="29"/>
          <w:szCs w:val="29"/>
        </w:rPr>
        <w:fldChar w:fldCharType="separate"/>
      </w:r>
      <w:r>
        <w:rPr>
          <w:rFonts w:ascii="MathJax_Math" w:hAnsi="MathJax_Math" w:hint="eastAsia"/>
          <w:i/>
          <w:iCs/>
          <w:noProof/>
          <w:sz w:val="29"/>
          <w:szCs w:val="29"/>
        </w:rPr>
        <w:drawing>
          <wp:inline distT="0" distB="0" distL="0" distR="0">
            <wp:extent cx="2870835" cy="605790"/>
            <wp:effectExtent l="0" t="0" r="0" b="3810"/>
            <wp:docPr id="99" name="图片 99" descr="http://img.my.csdn.net/uploads/201210/25/1351142171_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my.csdn.net/uploads/201210/25/1351142171_628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0835" cy="605790"/>
                    </a:xfrm>
                    <a:prstGeom prst="rect">
                      <a:avLst/>
                    </a:prstGeom>
                    <a:noFill/>
                    <a:ln>
                      <a:noFill/>
                    </a:ln>
                  </pic:spPr>
                </pic:pic>
              </a:graphicData>
            </a:graphic>
          </wp:inline>
        </w:drawing>
      </w:r>
      <w:r>
        <w:rPr>
          <w:rFonts w:ascii="MathJax_Math" w:hAnsi="MathJax_Math" w:hint="eastAsia"/>
          <w:i/>
          <w:iCs/>
          <w:sz w:val="29"/>
          <w:szCs w:val="29"/>
        </w:rPr>
        <w:fldChar w:fldCharType="end"/>
      </w:r>
    </w:p>
    <w:p w:rsidR="007D4915" w:rsidRDefault="007D4915" w:rsidP="007D4915">
      <w:pPr>
        <w:pStyle w:val="a5"/>
        <w:spacing w:before="240" w:beforeAutospacing="0" w:after="240" w:afterAutospacing="0"/>
      </w:pPr>
      <w:r>
        <w:rPr>
          <w:rFonts w:ascii="tahoma" w:hAnsi="tahoma" w:cs="tahoma"/>
          <w:sz w:val="21"/>
          <w:szCs w:val="21"/>
        </w:rPr>
        <w:t xml:space="preserve">    </w:t>
      </w:r>
      <w:r>
        <w:rPr>
          <w:rFonts w:ascii="tahoma" w:hAnsi="tahoma" w:cs="tahoma"/>
          <w:sz w:val="21"/>
          <w:szCs w:val="21"/>
        </w:rPr>
        <w:t>容易验证，当某个约束条件不满足时，例如</w:t>
      </w:r>
      <w:r>
        <w:rPr>
          <w:rFonts w:ascii="tahoma" w:hAnsi="tahoma" w:cs="tahoma"/>
          <w:sz w:val="21"/>
          <w:szCs w:val="21"/>
        </w:rPr>
        <w:fldChar w:fldCharType="begin"/>
      </w:r>
      <w:r>
        <w:rPr>
          <w:rFonts w:ascii="tahoma" w:hAnsi="tahoma" w:cs="tahoma"/>
          <w:sz w:val="21"/>
          <w:szCs w:val="21"/>
        </w:rPr>
        <w:instrText xml:space="preserve"> INCLUDEPICTURE "https://img-blog.csdn.net/20131107202615937"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849755" cy="318770"/>
            <wp:effectExtent l="0" t="0" r="4445" b="0"/>
            <wp:docPr id="98" name="图片 98" descr="https://img-blog.csdn.net/2013110720261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mg-blog.csdn.net/201311072026159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9755" cy="31877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，那么显然有</w:t>
      </w:r>
      <w:r>
        <w:rPr>
          <w:rFonts w:ascii="tahoma" w:hAnsi="tahoma" w:cs="tahoma"/>
          <w:sz w:val="21"/>
          <w:szCs w:val="21"/>
        </w:rPr>
        <w:fldChar w:fldCharType="begin"/>
      </w:r>
      <w:r>
        <w:rPr>
          <w:rFonts w:ascii="tahoma" w:hAnsi="tahoma" w:cs="tahoma"/>
          <w:sz w:val="21"/>
          <w:szCs w:val="21"/>
        </w:rPr>
        <w:instrText xml:space="preserve"> INCLUDEPICTURE "https://img-blog.csdn.net/20131107202642843"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084580" cy="266065"/>
            <wp:effectExtent l="0" t="0" r="0" b="635"/>
            <wp:docPr id="97" name="图片 97" descr="https://img-blog.csdn.net/2013110720264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g-blog.csdn.net/201311072026428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84580" cy="266065"/>
                    </a:xfrm>
                    <a:prstGeom prst="rect">
                      <a:avLst/>
                    </a:prstGeom>
                    <a:noFill/>
                    <a:ln>
                      <a:noFill/>
                    </a:ln>
                  </pic:spPr>
                </pic:pic>
              </a:graphicData>
            </a:graphic>
          </wp:inline>
        </w:drawing>
      </w:r>
      <w:r>
        <w:rPr>
          <w:rFonts w:ascii="tahoma" w:hAnsi="tahoma" w:cs="tahoma"/>
          <w:sz w:val="21"/>
          <w:szCs w:val="21"/>
        </w:rPr>
        <w:fldChar w:fldCharType="end"/>
      </w:r>
      <w:r>
        <w:rPr>
          <w:rFonts w:ascii="MathJax_Main" w:hAnsi="MathJax_Main"/>
          <w:sz w:val="29"/>
          <w:szCs w:val="29"/>
        </w:rPr>
        <w:t>（</w:t>
      </w:r>
      <w:r>
        <w:rPr>
          <w:rFonts w:ascii="tahoma" w:hAnsi="tahoma" w:cs="tahoma"/>
          <w:sz w:val="21"/>
          <w:szCs w:val="21"/>
        </w:rPr>
        <w:t>只要令</w:t>
      </w:r>
      <w:r>
        <w:rPr>
          <w:rFonts w:ascii="tahoma" w:hAnsi="tahoma" w:cs="tahoma"/>
          <w:sz w:val="21"/>
          <w:szCs w:val="21"/>
        </w:rPr>
        <w:fldChar w:fldCharType="begin"/>
      </w:r>
      <w:r>
        <w:rPr>
          <w:rFonts w:ascii="tahoma" w:hAnsi="tahoma" w:cs="tahoma"/>
          <w:sz w:val="21"/>
          <w:szCs w:val="21"/>
        </w:rPr>
        <w:instrText xml:space="preserve"> INCLUDEPICTURE "https://img-blog.csdn.net/20131107202702265"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914400" cy="255270"/>
            <wp:effectExtent l="0" t="0" r="0" b="0"/>
            <wp:docPr id="96" name="图片 96" descr="https://img-blog.csdn.net/2013110720270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g-blog.csdn.net/201311072027022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25527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即可）。而当所有约束条件都满足时，则最优值为</w:t>
      </w:r>
      <w:r>
        <w:fldChar w:fldCharType="begin"/>
      </w:r>
      <w:r>
        <w:instrText xml:space="preserve"> INCLUDEPICTURE "https://img-blog.csdn.net/20131111195433031" \* MERGEFORMATINET </w:instrText>
      </w:r>
      <w:r>
        <w:fldChar w:fldCharType="separate"/>
      </w:r>
      <w:r>
        <w:rPr>
          <w:noProof/>
        </w:rPr>
        <w:drawing>
          <wp:inline distT="0" distB="0" distL="0" distR="0">
            <wp:extent cx="1382395" cy="255270"/>
            <wp:effectExtent l="0" t="0" r="1905" b="0"/>
            <wp:docPr id="95" name="图片 95" descr="https://img-blog.csdn.net/2013111119543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mg-blog.csdn.net/201311111954330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82395" cy="255270"/>
                    </a:xfrm>
                    <a:prstGeom prst="rect">
                      <a:avLst/>
                    </a:prstGeom>
                    <a:noFill/>
                    <a:ln>
                      <a:noFill/>
                    </a:ln>
                  </pic:spPr>
                </pic:pic>
              </a:graphicData>
            </a:graphic>
          </wp:inline>
        </w:drawing>
      </w:r>
      <w:r>
        <w:fldChar w:fldCharType="end"/>
      </w:r>
      <w:r>
        <w:t>，</w:t>
      </w:r>
      <w:r>
        <w:rPr>
          <w:rFonts w:ascii="tahoma" w:hAnsi="tahoma" w:cs="tahoma"/>
          <w:sz w:val="21"/>
          <w:szCs w:val="21"/>
        </w:rPr>
        <w:t>亦即最初要最小化的量。</w:t>
      </w:r>
    </w:p>
    <w:p w:rsidR="007D4915" w:rsidRDefault="007D4915" w:rsidP="007D4915">
      <w:pPr>
        <w:pStyle w:val="a5"/>
        <w:spacing w:before="240" w:beforeAutospacing="0" w:after="240" w:afterAutospacing="0"/>
      </w:pPr>
      <w:r>
        <w:rPr>
          <w:rFonts w:ascii="tahoma" w:hAnsi="tahoma" w:cs="tahoma"/>
          <w:sz w:val="21"/>
          <w:szCs w:val="21"/>
        </w:rPr>
        <w:lastRenderedPageBreak/>
        <w:t xml:space="preserve">    </w:t>
      </w:r>
      <w:r>
        <w:rPr>
          <w:rFonts w:ascii="tahoma" w:hAnsi="tahoma" w:cs="tahoma"/>
          <w:sz w:val="21"/>
          <w:szCs w:val="21"/>
        </w:rPr>
        <w:t>因此，在要求约束条件得到满足的情况下最小化</w:t>
      </w:r>
      <w:r>
        <w:rPr>
          <w:rFonts w:ascii="tahoma" w:hAnsi="tahoma" w:cs="tahoma"/>
          <w:sz w:val="21"/>
          <w:szCs w:val="21"/>
        </w:rPr>
        <w:fldChar w:fldCharType="begin"/>
      </w:r>
      <w:r>
        <w:rPr>
          <w:rFonts w:ascii="tahoma" w:hAnsi="tahoma" w:cs="tahoma"/>
          <w:sz w:val="21"/>
          <w:szCs w:val="21"/>
        </w:rPr>
        <w:instrText xml:space="preserve"> INCLUDEPICTURE "https://img-blog.csdn.net/20131111195324546"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723265" cy="255270"/>
            <wp:effectExtent l="0" t="0" r="635" b="0"/>
            <wp:docPr id="94" name="图片 94" descr="https://img-blog.csdn.net/2013111119532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blog.csdn.net/201311111953245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3265" cy="255270"/>
                    </a:xfrm>
                    <a:prstGeom prst="rect">
                      <a:avLst/>
                    </a:prstGeom>
                    <a:noFill/>
                    <a:ln>
                      <a:noFill/>
                    </a:ln>
                  </pic:spPr>
                </pic:pic>
              </a:graphicData>
            </a:graphic>
          </wp:inline>
        </w:drawing>
      </w:r>
      <w:r>
        <w:rPr>
          <w:rFonts w:ascii="tahoma" w:hAnsi="tahoma" w:cs="tahoma"/>
          <w:sz w:val="21"/>
          <w:szCs w:val="21"/>
        </w:rPr>
        <w:fldChar w:fldCharType="end"/>
      </w:r>
      <w:r>
        <w:rPr>
          <w:rFonts w:ascii="MathJax_Main" w:hAnsi="MathJax_Main"/>
          <w:sz w:val="29"/>
          <w:szCs w:val="29"/>
        </w:rPr>
        <w:t>，</w:t>
      </w:r>
      <w:r>
        <w:rPr>
          <w:rFonts w:ascii="tahoma" w:hAnsi="tahoma" w:cs="tahoma"/>
          <w:sz w:val="21"/>
          <w:szCs w:val="21"/>
        </w:rPr>
        <w:t>实际上等价于直接最小化</w:t>
      </w:r>
      <w:r>
        <w:fldChar w:fldCharType="begin"/>
      </w:r>
      <w:r>
        <w:instrText xml:space="preserve"> INCLUDEPICTURE "https://img-blog.csdn.net/20131111195552578" \* MERGEFORMATINET </w:instrText>
      </w:r>
      <w:r>
        <w:fldChar w:fldCharType="separate"/>
      </w:r>
      <w:r>
        <w:rPr>
          <w:noProof/>
        </w:rPr>
        <w:drawing>
          <wp:inline distT="0" distB="0" distL="0" distR="0">
            <wp:extent cx="574040" cy="308610"/>
            <wp:effectExtent l="0" t="0" r="0" b="0"/>
            <wp:docPr id="93" name="图片 93" descr="https://img-blog.csdn.net/201311111955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mg-blog.csdn.net/201311111955525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40" cy="308610"/>
                    </a:xfrm>
                    <a:prstGeom prst="rect">
                      <a:avLst/>
                    </a:prstGeom>
                    <a:noFill/>
                    <a:ln>
                      <a:noFill/>
                    </a:ln>
                  </pic:spPr>
                </pic:pic>
              </a:graphicData>
            </a:graphic>
          </wp:inline>
        </w:drawing>
      </w:r>
      <w:r>
        <w:fldChar w:fldCharType="end"/>
      </w:r>
      <w:r>
        <w:rPr>
          <w:rFonts w:ascii="tahoma" w:hAnsi="tahoma" w:cs="tahoma"/>
          <w:sz w:val="21"/>
          <w:szCs w:val="21"/>
        </w:rPr>
        <w:t>（当然，这里也有约束条件，就是</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92" name="图片 92"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rPr>
          <w:rFonts w:ascii="tahoma" w:hAnsi="tahoma" w:cs="tahoma"/>
          <w:sz w:val="21"/>
          <w:szCs w:val="21"/>
        </w:rPr>
        <w:t>）</w:t>
      </w:r>
      <w:r>
        <w:rPr>
          <w:rFonts w:ascii="tahoma" w:hAnsi="tahoma" w:cs="tahoma"/>
          <w:sz w:val="21"/>
          <w:szCs w:val="21"/>
        </w:rPr>
        <w:t xml:space="preserve">   </w:t>
      </w:r>
      <w:r>
        <w:rPr>
          <w:rFonts w:ascii="tahoma" w:hAnsi="tahoma" w:cs="tahoma"/>
          <w:sz w:val="21"/>
          <w:szCs w:val="21"/>
        </w:rPr>
        <w:t>，因为如果约束条件没有得到满足，</w:t>
      </w:r>
      <w:r>
        <w:fldChar w:fldCharType="begin"/>
      </w:r>
      <w:r>
        <w:instrText xml:space="preserve"> INCLUDEPICTURE "https://img-blog.csdn.net/20131111195552578" \* MERGEFORMATINET </w:instrText>
      </w:r>
      <w:r>
        <w:fldChar w:fldCharType="separate"/>
      </w:r>
      <w:r>
        <w:rPr>
          <w:noProof/>
        </w:rPr>
        <w:drawing>
          <wp:inline distT="0" distB="0" distL="0" distR="0">
            <wp:extent cx="574040" cy="308610"/>
            <wp:effectExtent l="0" t="0" r="0" b="0"/>
            <wp:docPr id="91" name="图片 91" descr="https://img-blog.csdn.net/201311111955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mg-blog.csdn.net/201311111955525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40" cy="308610"/>
                    </a:xfrm>
                    <a:prstGeom prst="rect">
                      <a:avLst/>
                    </a:prstGeom>
                    <a:noFill/>
                    <a:ln>
                      <a:noFill/>
                    </a:ln>
                  </pic:spPr>
                </pic:pic>
              </a:graphicData>
            </a:graphic>
          </wp:inline>
        </w:drawing>
      </w:r>
      <w:r>
        <w:fldChar w:fldCharType="end"/>
      </w:r>
      <w:r>
        <w:rPr>
          <w:rFonts w:ascii="tahoma" w:hAnsi="tahoma" w:cs="tahoma"/>
          <w:sz w:val="21"/>
          <w:szCs w:val="21"/>
        </w:rPr>
        <w:t>会等于无穷大，自然不会是我们所要求的最小值。</w:t>
      </w:r>
    </w:p>
    <w:p w:rsidR="007D4915" w:rsidRDefault="007D4915" w:rsidP="007D4915">
      <w:pPr>
        <w:pStyle w:val="a5"/>
        <w:spacing w:before="240" w:beforeAutospacing="0" w:after="240" w:afterAutospacing="0"/>
      </w:pPr>
      <w:r>
        <w:rPr>
          <w:rFonts w:ascii="tahoma" w:hAnsi="tahoma" w:cs="tahoma"/>
          <w:sz w:val="21"/>
          <w:szCs w:val="21"/>
        </w:rPr>
        <w:t xml:space="preserve">    </w:t>
      </w:r>
      <w:r>
        <w:rPr>
          <w:rFonts w:ascii="tahoma" w:hAnsi="tahoma" w:cs="tahoma"/>
          <w:sz w:val="21"/>
          <w:szCs w:val="21"/>
        </w:rPr>
        <w:t>具体写出来，目标函数变成了：</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"http://img.my.csdn.net/uploads/201210/25/1351142295_1902.jpg"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391025" cy="605790"/>
            <wp:effectExtent l="0" t="0" r="3175" b="3810"/>
            <wp:docPr id="90" name="图片 90" descr="http://img.my.csdn.net/uploads/201210/25/1351142295_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my.csdn.net/uploads/201210/25/1351142295_190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1025" cy="60579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这里用</w:t>
      </w:r>
      <w:r>
        <w:rPr>
          <w:rFonts w:ascii="tahoma" w:hAnsi="tahoma" w:cs="tahoma"/>
          <w:sz w:val="21"/>
          <w:szCs w:val="21"/>
        </w:rPr>
        <w:fldChar w:fldCharType="begin"/>
      </w:r>
      <w:r>
        <w:rPr>
          <w:rFonts w:ascii="tahoma" w:hAnsi="tahoma" w:cs="tahoma"/>
          <w:sz w:val="21"/>
          <w:szCs w:val="21"/>
        </w:rPr>
        <w:instrText xml:space="preserve"> INCLUDEPICTURE "https://img-blog.csdn.net/20131107202721703"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18770" cy="276225"/>
            <wp:effectExtent l="0" t="0" r="0" b="3175"/>
            <wp:docPr id="89" name="图片 89" descr="https://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g-blog.csdn.net/201311072027217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70" cy="27622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表示这个问题的最优值，且和最初的问题是等价的。如果直接求解，那么一上来便得面对</w:t>
      </w:r>
      <w:r>
        <w:rPr>
          <w:rFonts w:ascii="tahoma" w:hAnsi="tahoma" w:cs="tahoma"/>
          <w:sz w:val="21"/>
          <w:szCs w:val="21"/>
        </w:rPr>
        <w:t>w</w:t>
      </w:r>
      <w:r>
        <w:rPr>
          <w:rFonts w:ascii="tahoma" w:hAnsi="tahoma" w:cs="tahoma"/>
          <w:sz w:val="21"/>
          <w:szCs w:val="21"/>
        </w:rPr>
        <w:t>和</w:t>
      </w:r>
      <w:r>
        <w:rPr>
          <w:rFonts w:ascii="tahoma" w:hAnsi="tahoma" w:cs="tahoma"/>
          <w:sz w:val="21"/>
          <w:szCs w:val="21"/>
        </w:rPr>
        <w:t>b</w:t>
      </w:r>
      <w:r>
        <w:rPr>
          <w:rFonts w:ascii="tahoma" w:hAnsi="tahoma" w:cs="tahoma"/>
          <w:sz w:val="21"/>
          <w:szCs w:val="21"/>
        </w:rPr>
        <w:t>两个参数，而</w:t>
      </w:r>
      <w:r>
        <w:rPr>
          <w:rFonts w:ascii="tahoma" w:hAnsi="tahoma" w:cs="tahoma"/>
          <w:sz w:val="21"/>
          <w:szCs w:val="21"/>
        </w:rPr>
        <w:fldChar w:fldCharType="begin"/>
      </w:r>
      <w:r>
        <w:rPr>
          <w:rFonts w:ascii="tahoma" w:hAnsi="tahoma" w:cs="tahoma"/>
          <w:sz w:val="21"/>
          <w:szCs w:val="21"/>
        </w:rPr>
        <w:instrText xml:space="preserve"> INCLUDEPICTURE "https://img-blog.csdn.net/20131111195824031"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87020" cy="201930"/>
            <wp:effectExtent l="0" t="0" r="5080" b="1270"/>
            <wp:docPr id="88" name="图片 88"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又是不等式约束，这个求解过程不好做。不妨把最小和最大的位置交换一下，变成：</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"http://img.my.csdn.net/uploads/201210/25/1351142316_5141.jpg"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391535" cy="659130"/>
            <wp:effectExtent l="0" t="0" r="0" b="1270"/>
            <wp:docPr id="87" name="图片 87" descr="http://img.my.csdn.net/uploads/201210/25/1351142316_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my.csdn.net/uploads/201210/25/1351142316_514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1535" cy="65913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交换以后的新问题是原始问题的对偶问题，这个新问题的最优值用</w:t>
      </w:r>
      <w:r>
        <w:rPr>
          <w:rFonts w:ascii="tahoma" w:hAnsi="tahoma" w:cs="tahoma"/>
          <w:sz w:val="21"/>
          <w:szCs w:val="21"/>
        </w:rPr>
        <w:fldChar w:fldCharType="begin"/>
      </w:r>
      <w:r>
        <w:rPr>
          <w:rFonts w:ascii="tahoma" w:hAnsi="tahoma" w:cs="tahoma"/>
          <w:sz w:val="21"/>
          <w:szCs w:val="21"/>
        </w:rPr>
        <w:instrText xml:space="preserve"> INCLUDEPICTURE "https://img-blog.csdn.net/20131107202736187"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76225" cy="308610"/>
            <wp:effectExtent l="0" t="0" r="3175" b="0"/>
            <wp:docPr id="86" name="图片 86" descr="https://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g-blog.csdn.net/20131107202736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0861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来表示。而且有</w:t>
      </w:r>
      <w:r>
        <w:rPr>
          <w:rFonts w:ascii="tahoma" w:hAnsi="tahoma" w:cs="tahoma"/>
          <w:sz w:val="21"/>
          <w:szCs w:val="21"/>
        </w:rPr>
        <w:fldChar w:fldCharType="begin"/>
      </w:r>
      <w:r>
        <w:rPr>
          <w:rFonts w:ascii="tahoma" w:hAnsi="tahoma" w:cs="tahoma"/>
          <w:sz w:val="21"/>
          <w:szCs w:val="21"/>
        </w:rPr>
        <w:instrText xml:space="preserve"> INCLUDEPICTURE "https://img-blog.csdn.net/20131107202736187"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76225" cy="308610"/>
            <wp:effectExtent l="0" t="0" r="3175" b="0"/>
            <wp:docPr id="85" name="图片 85" descr="https://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g-blog.csdn.net/20131107202736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08610"/>
                    </a:xfrm>
                    <a:prstGeom prst="rect">
                      <a:avLst/>
                    </a:prstGeom>
                    <a:noFill/>
                    <a:ln>
                      <a:noFill/>
                    </a:ln>
                  </pic:spPr>
                </pic:pic>
              </a:graphicData>
            </a:graphic>
          </wp:inline>
        </w:drawing>
      </w:r>
      <w:r>
        <w:rPr>
          <w:rFonts w:ascii="tahoma" w:hAnsi="tahoma" w:cs="tahoma"/>
          <w:sz w:val="21"/>
          <w:szCs w:val="21"/>
        </w:rPr>
        <w:fldChar w:fldCharType="end"/>
      </w:r>
      <w:r>
        <w:rPr>
          <w:rFonts w:ascii="MathJax_Main" w:hAnsi="MathJax_Main" w:cs="tahoma"/>
          <w:sz w:val="29"/>
          <w:szCs w:val="29"/>
        </w:rPr>
        <w:t>≤</w:t>
      </w:r>
      <w:r>
        <w:rPr>
          <w:rFonts w:ascii="tahoma" w:hAnsi="tahoma" w:cs="tahoma"/>
          <w:sz w:val="21"/>
          <w:szCs w:val="21"/>
        </w:rPr>
        <w:fldChar w:fldCharType="begin"/>
      </w:r>
      <w:r>
        <w:rPr>
          <w:rFonts w:ascii="tahoma" w:hAnsi="tahoma" w:cs="tahoma"/>
          <w:sz w:val="21"/>
          <w:szCs w:val="21"/>
        </w:rPr>
        <w:instrText xml:space="preserve"> INCLUDEPICTURE "https://img-blog.csdn.net/20131107202721703"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18770" cy="276225"/>
            <wp:effectExtent l="0" t="0" r="0" b="3175"/>
            <wp:docPr id="84" name="图片 84" descr="https://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g-blog.csdn.net/201311072027217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70" cy="27622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，在满足某些条件的情况下，这两者相等，这个时候就可以通过求解对偶问题来间接地求解原始问题。</w:t>
      </w:r>
    </w:p>
    <w:p w:rsidR="007D4915" w:rsidRDefault="007D4915" w:rsidP="007D4915">
      <w:pPr>
        <w:pStyle w:val="a5"/>
      </w:pPr>
      <w:r>
        <w:t>    换言之，之所以从</w:t>
      </w:r>
      <w:r>
        <w:rPr>
          <w:rFonts w:ascii="Times New Roman" w:hAnsi="Times New Roman" w:cs="Times New Roman"/>
        </w:rPr>
        <w:t>minmax</w:t>
      </w:r>
      <w:r>
        <w:rPr>
          <w:rFonts w:hint="eastAsia"/>
        </w:rPr>
        <w:t>的原始问题</w:t>
      </w:r>
      <w:r>
        <w:fldChar w:fldCharType="begin"/>
      </w:r>
      <w:r>
        <w:instrText xml:space="preserve"> INCLUDEPICTURE "https://img-blog.csdn.net/20131107202721703" \* MERGEFORMATINET </w:instrText>
      </w:r>
      <w:r>
        <w:fldChar w:fldCharType="separate"/>
      </w:r>
      <w:r>
        <w:rPr>
          <w:noProof/>
        </w:rPr>
        <w:drawing>
          <wp:inline distT="0" distB="0" distL="0" distR="0">
            <wp:extent cx="318770" cy="276225"/>
            <wp:effectExtent l="0" t="0" r="0" b="3175"/>
            <wp:docPr id="83" name="图片 83" descr="https://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mg-blog.csdn.net/201311072027217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70" cy="276225"/>
                    </a:xfrm>
                    <a:prstGeom prst="rect">
                      <a:avLst/>
                    </a:prstGeom>
                    <a:noFill/>
                    <a:ln>
                      <a:noFill/>
                    </a:ln>
                  </pic:spPr>
                </pic:pic>
              </a:graphicData>
            </a:graphic>
          </wp:inline>
        </w:drawing>
      </w:r>
      <w:r>
        <w:fldChar w:fldCharType="end"/>
      </w:r>
      <w:r>
        <w:t>，转化为</w:t>
      </w:r>
      <w:r>
        <w:rPr>
          <w:rFonts w:ascii="Times New Roman" w:hAnsi="Times New Roman" w:cs="Times New Roman"/>
        </w:rPr>
        <w:t>maxmin</w:t>
      </w:r>
      <w:r>
        <w:rPr>
          <w:rFonts w:hint="eastAsia"/>
        </w:rPr>
        <w:t>的对偶问题</w:t>
      </w:r>
      <w:r>
        <w:fldChar w:fldCharType="begin"/>
      </w:r>
      <w:r>
        <w:instrText xml:space="preserve"> INCLUDEPICTURE "https://img-blog.csdn.net/20131107202736187" \* MERGEFORMATINET </w:instrText>
      </w:r>
      <w:r>
        <w:fldChar w:fldCharType="separate"/>
      </w:r>
      <w:r>
        <w:rPr>
          <w:noProof/>
        </w:rPr>
        <w:drawing>
          <wp:inline distT="0" distB="0" distL="0" distR="0">
            <wp:extent cx="276225" cy="308610"/>
            <wp:effectExtent l="0" t="0" r="3175" b="0"/>
            <wp:docPr id="82" name="图片 82" descr="https://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mg-blog.csdn.net/20131107202736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08610"/>
                    </a:xfrm>
                    <a:prstGeom prst="rect">
                      <a:avLst/>
                    </a:prstGeom>
                    <a:noFill/>
                    <a:ln>
                      <a:noFill/>
                    </a:ln>
                  </pic:spPr>
                </pic:pic>
              </a:graphicData>
            </a:graphic>
          </wp:inline>
        </w:drawing>
      </w:r>
      <w:r>
        <w:fldChar w:fldCharType="end"/>
      </w:r>
      <w:r>
        <w:t>，一者因为</w:t>
      </w:r>
      <w:r>
        <w:fldChar w:fldCharType="begin"/>
      </w:r>
      <w:r>
        <w:instrText xml:space="preserve"> INCLUDEPICTURE "https://img-blog.csdn.net/20131107202736187" \* MERGEFORMATINET </w:instrText>
      </w:r>
      <w:r>
        <w:fldChar w:fldCharType="separate"/>
      </w:r>
      <w:r>
        <w:rPr>
          <w:noProof/>
        </w:rPr>
        <w:drawing>
          <wp:inline distT="0" distB="0" distL="0" distR="0">
            <wp:extent cx="276225" cy="308610"/>
            <wp:effectExtent l="0" t="0" r="3175" b="0"/>
            <wp:docPr id="81" name="图片 81" descr="https://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g-blog.csdn.net/20131107202736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08610"/>
                    </a:xfrm>
                    <a:prstGeom prst="rect">
                      <a:avLst/>
                    </a:prstGeom>
                    <a:noFill/>
                    <a:ln>
                      <a:noFill/>
                    </a:ln>
                  </pic:spPr>
                </pic:pic>
              </a:graphicData>
            </a:graphic>
          </wp:inline>
        </w:drawing>
      </w:r>
      <w:r>
        <w:fldChar w:fldCharType="end"/>
      </w:r>
      <w:r>
        <w:t>是</w:t>
      </w:r>
      <w:r>
        <w:fldChar w:fldCharType="begin"/>
      </w:r>
      <w:r>
        <w:instrText xml:space="preserve"> INCLUDEPICTURE "https://img-blog.csdn.net/20131107202721703" \* MERGEFORMATINET </w:instrText>
      </w:r>
      <w:r>
        <w:fldChar w:fldCharType="separate"/>
      </w:r>
      <w:r>
        <w:rPr>
          <w:noProof/>
        </w:rPr>
        <w:drawing>
          <wp:inline distT="0" distB="0" distL="0" distR="0">
            <wp:extent cx="318770" cy="276225"/>
            <wp:effectExtent l="0" t="0" r="0" b="3175"/>
            <wp:docPr id="80" name="图片 80" descr="https://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mg-blog.csdn.net/201311072027217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70" cy="276225"/>
                    </a:xfrm>
                    <a:prstGeom prst="rect">
                      <a:avLst/>
                    </a:prstGeom>
                    <a:noFill/>
                    <a:ln>
                      <a:noFill/>
                    </a:ln>
                  </pic:spPr>
                </pic:pic>
              </a:graphicData>
            </a:graphic>
          </wp:inline>
        </w:drawing>
      </w:r>
      <w:r>
        <w:fldChar w:fldCharType="end"/>
      </w:r>
      <w:r>
        <w:t>的近似解，二者，转化为对偶问题后，更容易求解。</w:t>
      </w:r>
    </w:p>
    <w:p w:rsidR="007D4915" w:rsidRDefault="007D4915" w:rsidP="007D4915">
      <w:pPr>
        <w:pStyle w:val="a5"/>
      </w:pPr>
      <w:r>
        <w:t>    下面可以先求</w:t>
      </w:r>
      <w:r>
        <w:rPr>
          <w:rFonts w:ascii="Times New Roman" w:hAnsi="Times New Roman" w:cs="Times New Roman"/>
        </w:rPr>
        <w:t>L </w:t>
      </w:r>
      <w:r>
        <w:rPr>
          <w:rFonts w:hint="eastAsia"/>
        </w:rPr>
        <w:t>对</w:t>
      </w:r>
      <w:r>
        <w:rPr>
          <w:rFonts w:ascii="Times New Roman" w:hAnsi="Times New Roman" w:cs="Times New Roman"/>
        </w:rPr>
        <w:t>w</w:t>
      </w:r>
      <w:r>
        <w:rPr>
          <w:rFonts w:hint="eastAsia"/>
        </w:rPr>
        <w:t>、</w:t>
      </w:r>
      <w:r>
        <w:rPr>
          <w:rFonts w:ascii="Times New Roman" w:hAnsi="Times New Roman" w:cs="Times New Roman"/>
        </w:rPr>
        <w:t>b</w:t>
      </w:r>
      <w:r>
        <w:rPr>
          <w:rFonts w:hint="eastAsia"/>
        </w:rPr>
        <w:t>的极小，再求</w:t>
      </w:r>
      <w:r>
        <w:rPr>
          <w:rFonts w:ascii="Times New Roman" w:hAnsi="Times New Roman" w:cs="Times New Roman"/>
        </w:rPr>
        <w:t>L </w:t>
      </w:r>
      <w:r>
        <w:rPr>
          <w:rFonts w:hint="eastAsia"/>
        </w:rPr>
        <w:t>对</w:t>
      </w:r>
      <w:r>
        <w:fldChar w:fldCharType="begin"/>
      </w:r>
      <w:r>
        <w:instrText xml:space="preserve"> INCLUDEPICTURE "https://img-blog.csdn.net/20131111195836468" \* MERGEFORMATINET </w:instrText>
      </w:r>
      <w:r>
        <w:fldChar w:fldCharType="separate"/>
      </w:r>
      <w:r>
        <w:rPr>
          <w:noProof/>
        </w:rPr>
        <w:drawing>
          <wp:inline distT="0" distB="0" distL="0" distR="0">
            <wp:extent cx="191135" cy="201930"/>
            <wp:effectExtent l="0" t="0" r="0" b="1270"/>
            <wp:docPr id="79" name="图片 79"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fldChar w:fldCharType="end"/>
      </w:r>
      <w:r>
        <w:t>的极大。</w:t>
      </w:r>
    </w:p>
    <w:p w:rsidR="007D4915" w:rsidRDefault="007D4915" w:rsidP="007D4915">
      <w:pPr>
        <w:pStyle w:val="4"/>
      </w:pPr>
      <w:bookmarkStart w:id="8" w:name="t11"/>
      <w:bookmarkEnd w:id="8"/>
      <w:r>
        <w:t>2.1.2、KKT条件</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18"/>
          <w:szCs w:val="18"/>
        </w:rPr>
        <w:t>  </w:t>
      </w:r>
      <w:r>
        <w:rPr>
          <w:rFonts w:ascii="tahoma" w:hAnsi="tahoma" w:cs="tahoma"/>
        </w:rPr>
        <w:t>上文中提到</w:t>
      </w:r>
      <w:r>
        <w:rPr>
          <w:rFonts w:ascii="tahoma" w:hAnsi="tahoma" w:cs="tahoma"/>
        </w:rPr>
        <w:t>“</w:t>
      </w:r>
      <w:r>
        <w:rPr>
          <w:rFonts w:ascii="tahoma" w:hAnsi="tahoma" w:cs="tahoma"/>
        </w:rPr>
        <w:fldChar w:fldCharType="begin"/>
      </w:r>
      <w:r>
        <w:rPr>
          <w:rFonts w:ascii="tahoma" w:hAnsi="tahoma" w:cs="tahoma"/>
        </w:rPr>
        <w:instrText xml:space="preserve"> INCLUDEPICTURE "https://img-blog.csdn.net/20131107202736187" \* MERGEFORMATINET </w:instrText>
      </w:r>
      <w:r>
        <w:rPr>
          <w:rFonts w:ascii="tahoma" w:hAnsi="tahoma" w:cs="tahoma"/>
        </w:rPr>
        <w:fldChar w:fldCharType="separate"/>
      </w:r>
      <w:r>
        <w:rPr>
          <w:rFonts w:ascii="tahoma" w:hAnsi="tahoma" w:cs="tahoma"/>
          <w:noProof/>
        </w:rPr>
        <w:drawing>
          <wp:inline distT="0" distB="0" distL="0" distR="0">
            <wp:extent cx="276225" cy="308610"/>
            <wp:effectExtent l="0" t="0" r="3175" b="0"/>
            <wp:docPr id="78" name="图片 78" descr="https://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blog.csdn.net/20131107202736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08610"/>
                    </a:xfrm>
                    <a:prstGeom prst="rect">
                      <a:avLst/>
                    </a:prstGeom>
                    <a:noFill/>
                    <a:ln>
                      <a:noFill/>
                    </a:ln>
                  </pic:spPr>
                </pic:pic>
              </a:graphicData>
            </a:graphic>
          </wp:inline>
        </w:drawing>
      </w:r>
      <w:r>
        <w:rPr>
          <w:rFonts w:ascii="tahoma" w:hAnsi="tahoma" w:cs="tahoma"/>
        </w:rPr>
        <w:fldChar w:fldCharType="end"/>
      </w:r>
      <w:r>
        <w:rPr>
          <w:rFonts w:ascii="MathJax_Main" w:hAnsi="MathJax_Main" w:cs="tahoma"/>
          <w:sz w:val="29"/>
          <w:szCs w:val="29"/>
        </w:rPr>
        <w:t>≤</w:t>
      </w:r>
      <w:r>
        <w:rPr>
          <w:rFonts w:ascii="tahoma" w:hAnsi="tahoma" w:cs="tahoma"/>
        </w:rPr>
        <w:fldChar w:fldCharType="begin"/>
      </w:r>
      <w:r>
        <w:rPr>
          <w:rFonts w:ascii="tahoma" w:hAnsi="tahoma" w:cs="tahoma"/>
        </w:rPr>
        <w:instrText xml:space="preserve"> INCLUDEPICTURE "https://img-blog.csdn.net/20131107202721703" \* MERGEFORMATINET </w:instrText>
      </w:r>
      <w:r>
        <w:rPr>
          <w:rFonts w:ascii="tahoma" w:hAnsi="tahoma" w:cs="tahoma"/>
        </w:rPr>
        <w:fldChar w:fldCharType="separate"/>
      </w:r>
      <w:r>
        <w:rPr>
          <w:rFonts w:ascii="tahoma" w:hAnsi="tahoma" w:cs="tahoma"/>
          <w:noProof/>
        </w:rPr>
        <w:drawing>
          <wp:inline distT="0" distB="0" distL="0" distR="0">
            <wp:extent cx="318770" cy="276225"/>
            <wp:effectExtent l="0" t="0" r="0" b="3175"/>
            <wp:docPr id="77" name="图片 77" descr="https://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g-blog.csdn.net/201311072027217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70" cy="276225"/>
                    </a:xfrm>
                    <a:prstGeom prst="rect">
                      <a:avLst/>
                    </a:prstGeom>
                    <a:noFill/>
                    <a:ln>
                      <a:noFill/>
                    </a:ln>
                  </pic:spPr>
                </pic:pic>
              </a:graphicData>
            </a:graphic>
          </wp:inline>
        </w:drawing>
      </w:r>
      <w:r>
        <w:rPr>
          <w:rFonts w:ascii="tahoma" w:hAnsi="tahoma" w:cs="tahoma"/>
        </w:rPr>
        <w:fldChar w:fldCharType="end"/>
      </w:r>
      <w:r>
        <w:rPr>
          <w:rFonts w:ascii="tahoma" w:hAnsi="tahoma" w:cs="tahoma"/>
        </w:rPr>
        <w:t>在满足某些条件的情况下，两者等价</w:t>
      </w:r>
      <w:r>
        <w:rPr>
          <w:rFonts w:ascii="tahoma" w:hAnsi="tahoma" w:cs="tahoma"/>
        </w:rPr>
        <w:t>”</w:t>
      </w:r>
      <w:r>
        <w:rPr>
          <w:rFonts w:ascii="tahoma" w:hAnsi="tahoma" w:cs="tahoma"/>
        </w:rPr>
        <w:t>，</w:t>
      </w:r>
      <w:del w:id="9" w:author="Unknown">
        <w:r>
          <w:rPr>
            <w:rFonts w:ascii="tahoma" w:hAnsi="tahoma" w:cs="tahoma"/>
          </w:rPr>
          <w:delText>这所谓的</w:delText>
        </w:r>
        <w:r>
          <w:rPr>
            <w:rFonts w:ascii="tahoma" w:hAnsi="tahoma" w:cs="tahoma"/>
          </w:rPr>
          <w:delText>“</w:delText>
        </w:r>
        <w:r>
          <w:rPr>
            <w:rFonts w:ascii="tahoma" w:hAnsi="tahoma" w:cs="tahoma"/>
          </w:rPr>
          <w:delText>满足某些条件</w:delText>
        </w:r>
        <w:r>
          <w:rPr>
            <w:rFonts w:ascii="tahoma" w:hAnsi="tahoma" w:cs="tahoma"/>
          </w:rPr>
          <w:delText>”</w:delText>
        </w:r>
        <w:r>
          <w:rPr>
            <w:rFonts w:ascii="tahoma" w:hAnsi="tahoma" w:cs="tahoma"/>
          </w:rPr>
          <w:delText>就是要满足</w:delText>
        </w:r>
        <w:r>
          <w:rPr>
            <w:rFonts w:ascii="Times New Roman" w:hAnsi="Times New Roman" w:cs="Times New Roman"/>
          </w:rPr>
          <w:delText>KKT</w:delText>
        </w:r>
        <w:r>
          <w:rPr>
            <w:rFonts w:cs="tahoma" w:hint="eastAsia"/>
          </w:rPr>
          <w:delText>条件</w:delText>
        </w:r>
      </w:del>
      <w:r>
        <w:rPr>
          <w:rFonts w:cs="tahoma" w:hint="eastAsia"/>
        </w:rPr>
        <w:t>。</w:t>
      </w:r>
    </w:p>
    <w:p w:rsidR="007D4915" w:rsidRDefault="007D4915" w:rsidP="007D4915">
      <w:pPr>
        <w:pStyle w:val="a5"/>
        <w:spacing w:before="240" w:beforeAutospacing="0" w:after="240" w:afterAutospacing="0" w:line="300" w:lineRule="atLeast"/>
        <w:rPr>
          <w:rFonts w:ascii="tahoma" w:hAnsi="tahoma" w:cs="tahoma"/>
        </w:rPr>
      </w:pPr>
      <w:r>
        <w:rPr>
          <w:rFonts w:cs="tahoma" w:hint="eastAsia"/>
          <w:color w:val="FF0000"/>
        </w:rPr>
        <w:lastRenderedPageBreak/>
        <w:t xml:space="preserve">  </w:t>
      </w:r>
      <w:r>
        <w:rPr>
          <w:rStyle w:val="a7"/>
          <w:rFonts w:cs="tahoma" w:hint="eastAsia"/>
          <w:color w:val="FF0000"/>
        </w:rPr>
        <w:t>勘误</w:t>
      </w:r>
      <w:r>
        <w:rPr>
          <w:rFonts w:cs="tahoma" w:hint="eastAsia"/>
        </w:rPr>
        <w:t>：经读者qq_28543029指出，这里的条件不应该是KKT条件，要让两者等价需</w:t>
      </w:r>
      <w:r>
        <w:rPr>
          <w:rFonts w:cs="tahoma" w:hint="eastAsia"/>
          <w:color w:val="333333"/>
        </w:rPr>
        <w:t>满足strong duality （强对偶），而后有学者在强对偶下提出了KKT条件，且KKT条件的成立要满足constraint qualifications，而constraint qualifications之一就是Slater条件。所谓Slater 条件，即指：凸优化问题，如果存在一个点x，使得所有等式约束都成立，并且所有不等式约束都严格成立（即取严格不等号，而非等号</w:t>
      </w:r>
      <w:r>
        <w:rPr>
          <w:rFonts w:cs="tahoma" w:hint="eastAsia"/>
        </w:rPr>
        <w:t>），则满足</w:t>
      </w:r>
      <w:r>
        <w:rPr>
          <w:rFonts w:cs="tahoma" w:hint="eastAsia"/>
          <w:color w:val="333333"/>
        </w:rPr>
        <w:t>Slater 条件</w:t>
      </w:r>
      <w:r>
        <w:rPr>
          <w:rFonts w:cs="tahoma" w:hint="eastAsia"/>
        </w:rPr>
        <w:t>。对于此处，Slater 条件成立，所以d*≤p*可以取等号。</w:t>
      </w:r>
    </w:p>
    <w:p w:rsidR="007D4915" w:rsidRDefault="007D4915" w:rsidP="007D4915">
      <w:pPr>
        <w:pStyle w:val="a5"/>
      </w:pPr>
      <w:r>
        <w:t>    一般地，一个最优化数学模型能够表示成下列标准形式：</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18"/>
          <w:szCs w:val="18"/>
        </w:rPr>
        <w:fldChar w:fldCharType="begin"/>
      </w:r>
      <w:r>
        <w:rPr>
          <w:rFonts w:ascii="tahoma" w:hAnsi="tahoma" w:cs="tahoma"/>
          <w:sz w:val="18"/>
          <w:szCs w:val="18"/>
        </w:rPr>
        <w:instrText xml:space="preserve"> INCLUDEPICTURE "http://my.csdn.net/uploads/201206/08/1339126493_9056.jpg"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6060440" cy="2339340"/>
            <wp:effectExtent l="0" t="0" r="0" b="0"/>
            <wp:docPr id="76" name="图片 76" descr="http://my.csdn.net/uploads/201206/08/1339126493_9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my.csdn.net/uploads/201206/08/1339126493_905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0440" cy="2339340"/>
                    </a:xfrm>
                    <a:prstGeom prst="rect">
                      <a:avLst/>
                    </a:prstGeom>
                    <a:noFill/>
                    <a:ln>
                      <a:noFill/>
                    </a:ln>
                  </pic:spPr>
                </pic:pic>
              </a:graphicData>
            </a:graphic>
          </wp:inline>
        </w:drawing>
      </w:r>
      <w:r>
        <w:rPr>
          <w:rFonts w:ascii="tahoma" w:hAnsi="tahoma" w:cs="tahoma"/>
          <w:sz w:val="18"/>
          <w:szCs w:val="18"/>
        </w:rPr>
        <w:fldChar w:fldCharType="end"/>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rPr>
        <w:t xml:space="preserve">    </w:t>
      </w:r>
      <w:r>
        <w:rPr>
          <w:rFonts w:ascii="tahoma" w:hAnsi="tahoma" w:cs="tahoma"/>
        </w:rPr>
        <w:t>其中，</w:t>
      </w:r>
      <w:r>
        <w:rPr>
          <w:rFonts w:ascii="tahoma" w:hAnsi="tahoma" w:cs="tahoma"/>
        </w:rPr>
        <w:t>f(x)</w:t>
      </w:r>
      <w:r>
        <w:rPr>
          <w:rFonts w:ascii="tahoma" w:hAnsi="tahoma" w:cs="tahoma"/>
        </w:rPr>
        <w:t>是需要最小化的函数，</w:t>
      </w:r>
      <w:r>
        <w:rPr>
          <w:rFonts w:ascii="tahoma" w:hAnsi="tahoma" w:cs="tahoma"/>
        </w:rPr>
        <w:t>h(x)</w:t>
      </w:r>
      <w:r>
        <w:rPr>
          <w:rFonts w:ascii="tahoma" w:hAnsi="tahoma" w:cs="tahoma"/>
        </w:rPr>
        <w:t>是等式约束，</w:t>
      </w:r>
      <w:r>
        <w:rPr>
          <w:rFonts w:ascii="tahoma" w:hAnsi="tahoma" w:cs="tahoma"/>
        </w:rPr>
        <w:t>g(x)</w:t>
      </w:r>
      <w:r>
        <w:rPr>
          <w:rFonts w:ascii="tahoma" w:hAnsi="tahoma" w:cs="tahoma"/>
        </w:rPr>
        <w:t>是不等式约束，</w:t>
      </w:r>
      <w:r>
        <w:rPr>
          <w:rFonts w:ascii="tahoma" w:hAnsi="tahoma" w:cs="tahoma"/>
        </w:rPr>
        <w:t>p</w:t>
      </w:r>
      <w:r>
        <w:rPr>
          <w:rFonts w:ascii="tahoma" w:hAnsi="tahoma" w:cs="tahoma"/>
        </w:rPr>
        <w:t>和</w:t>
      </w:r>
      <w:r>
        <w:rPr>
          <w:rFonts w:ascii="tahoma" w:hAnsi="tahoma" w:cs="tahoma"/>
        </w:rPr>
        <w:t>q</w:t>
      </w:r>
      <w:r>
        <w:rPr>
          <w:rFonts w:ascii="tahoma" w:hAnsi="tahoma" w:cs="tahoma"/>
        </w:rPr>
        <w:t>分别为等式约束和不等式约束的数量。</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rPr>
        <w:t xml:space="preserve">    </w:t>
      </w:r>
      <w:r>
        <w:rPr>
          <w:rFonts w:ascii="tahoma" w:hAnsi="tahoma" w:cs="tahoma"/>
        </w:rPr>
        <w:t>同时，得明白以下两点：</w:t>
      </w:r>
    </w:p>
    <w:p w:rsidR="007D4915" w:rsidRDefault="007D4915" w:rsidP="007D4915">
      <w:pPr>
        <w:widowControl/>
        <w:numPr>
          <w:ilvl w:val="0"/>
          <w:numId w:val="1"/>
        </w:numPr>
        <w:spacing w:before="100" w:beforeAutospacing="1" w:after="100" w:afterAutospacing="1"/>
        <w:jc w:val="left"/>
        <w:rPr>
          <w:rFonts w:ascii="宋体" w:hAnsi="宋体" w:cs="宋体"/>
        </w:rPr>
      </w:pPr>
      <w:r>
        <w:t>凸优化的概念：</w:t>
      </w:r>
      <w:r>
        <w:fldChar w:fldCharType="begin"/>
      </w:r>
      <w:r>
        <w:instrText xml:space="preserve"> INCLUDEPICTURE "http://upload.wikimedia.org/math/d/0/1/d01e9255365440ae709190fafc071951.png" \* MERGEFORMATINET </w:instrText>
      </w:r>
      <w:r>
        <w:fldChar w:fldCharType="separate"/>
      </w:r>
      <w:r>
        <w:rPr>
          <w:noProof/>
        </w:rPr>
        <w:drawing>
          <wp:inline distT="0" distB="0" distL="0" distR="0">
            <wp:extent cx="840105" cy="201930"/>
            <wp:effectExtent l="0" t="0" r="0" b="1270"/>
            <wp:docPr id="75" name="图片 75" descr="\mathcal{X} \subset \mathbb{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thcal{X} \subset \mathbb{R}^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40105" cy="201930"/>
                    </a:xfrm>
                    <a:prstGeom prst="rect">
                      <a:avLst/>
                    </a:prstGeom>
                    <a:noFill/>
                    <a:ln>
                      <a:noFill/>
                    </a:ln>
                  </pic:spPr>
                </pic:pic>
              </a:graphicData>
            </a:graphic>
          </wp:inline>
        </w:drawing>
      </w:r>
      <w:r>
        <w:fldChar w:fldCharType="end"/>
      </w:r>
      <w:r>
        <w:rPr>
          <w:rFonts w:ascii="Arial" w:hAnsi="Arial" w:cs="Arial"/>
          <w:sz w:val="23"/>
          <w:szCs w:val="23"/>
        </w:rPr>
        <w:t> </w:t>
      </w:r>
      <w:r>
        <w:rPr>
          <w:rFonts w:ascii="Arial" w:hAnsi="Arial" w:cs="Arial"/>
          <w:sz w:val="23"/>
          <w:szCs w:val="23"/>
        </w:rPr>
        <w:t>为一凸集，</w:t>
      </w:r>
      <w:r>
        <w:rPr>
          <w:rFonts w:ascii="Arial" w:hAnsi="Arial" w:cs="Arial"/>
          <w:sz w:val="23"/>
          <w:szCs w:val="23"/>
        </w:rPr>
        <w:t> </w:t>
      </w:r>
      <w:r>
        <w:fldChar w:fldCharType="begin"/>
      </w:r>
      <w:r>
        <w:instrText xml:space="preserve"> INCLUDEPICTURE "http://upload.wikimedia.org/math/3/4/5/345879b44bce56b80552389916fa67fe.png" \* MERGEFORMATINET </w:instrText>
      </w:r>
      <w:r>
        <w:fldChar w:fldCharType="separate"/>
      </w:r>
      <w:r>
        <w:rPr>
          <w:noProof/>
        </w:rPr>
        <w:drawing>
          <wp:inline distT="0" distB="0" distL="0" distR="0">
            <wp:extent cx="1148080" cy="223520"/>
            <wp:effectExtent l="0" t="0" r="0" b="5080"/>
            <wp:docPr id="74" name="图片 74" descr="f:\mathcal{X}\to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mathcal{X}\to \mathbb{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080" cy="223520"/>
                    </a:xfrm>
                    <a:prstGeom prst="rect">
                      <a:avLst/>
                    </a:prstGeom>
                    <a:noFill/>
                    <a:ln>
                      <a:noFill/>
                    </a:ln>
                  </pic:spPr>
                </pic:pic>
              </a:graphicData>
            </a:graphic>
          </wp:inline>
        </w:drawing>
      </w:r>
      <w:r>
        <w:fldChar w:fldCharType="end"/>
      </w:r>
      <w:r>
        <w:rPr>
          <w:rFonts w:ascii="Arial" w:hAnsi="Arial" w:cs="Arial"/>
          <w:sz w:val="23"/>
          <w:szCs w:val="23"/>
        </w:rPr>
        <w:t> </w:t>
      </w:r>
      <w:r>
        <w:rPr>
          <w:rFonts w:ascii="Arial" w:hAnsi="Arial" w:cs="Arial"/>
          <w:sz w:val="23"/>
          <w:szCs w:val="23"/>
        </w:rPr>
        <w:t>为一凸函数。凸优化就是要找出一点</w:t>
      </w:r>
      <w:r>
        <w:rPr>
          <w:rFonts w:ascii="Arial" w:hAnsi="Arial" w:cs="Arial"/>
          <w:sz w:val="23"/>
          <w:szCs w:val="23"/>
        </w:rPr>
        <w:t> </w:t>
      </w:r>
      <w:r>
        <w:fldChar w:fldCharType="begin"/>
      </w:r>
      <w:r>
        <w:instrText xml:space="preserve"> INCLUDEPICTURE "http://upload.wikimedia.org/math/7/a/b/7ab2b524ce2a695903b81d45d27d5242.png" \* MERGEFORMATINET </w:instrText>
      </w:r>
      <w:r>
        <w:fldChar w:fldCharType="separate"/>
      </w:r>
      <w:r>
        <w:rPr>
          <w:noProof/>
        </w:rPr>
        <w:drawing>
          <wp:inline distT="0" distB="0" distL="0" distR="0">
            <wp:extent cx="775970" cy="212725"/>
            <wp:effectExtent l="0" t="0" r="0" b="3175"/>
            <wp:docPr id="73" name="图片 73" descr="x^\ast \in \mathc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x^\ast \in \mathcal{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5970" cy="212725"/>
                    </a:xfrm>
                    <a:prstGeom prst="rect">
                      <a:avLst/>
                    </a:prstGeom>
                    <a:noFill/>
                    <a:ln>
                      <a:noFill/>
                    </a:ln>
                  </pic:spPr>
                </pic:pic>
              </a:graphicData>
            </a:graphic>
          </wp:inline>
        </w:drawing>
      </w:r>
      <w:r>
        <w:fldChar w:fldCharType="end"/>
      </w:r>
      <w:r>
        <w:rPr>
          <w:rFonts w:ascii="Arial" w:hAnsi="Arial" w:cs="Arial"/>
          <w:sz w:val="23"/>
          <w:szCs w:val="23"/>
        </w:rPr>
        <w:t> </w:t>
      </w:r>
      <w:r>
        <w:rPr>
          <w:rFonts w:ascii="Arial" w:hAnsi="Arial" w:cs="Arial"/>
          <w:sz w:val="23"/>
          <w:szCs w:val="23"/>
        </w:rPr>
        <w:t>，使得每一</w:t>
      </w:r>
      <w:r>
        <w:rPr>
          <w:rFonts w:ascii="Arial" w:hAnsi="Arial" w:cs="Arial"/>
          <w:sz w:val="23"/>
          <w:szCs w:val="23"/>
        </w:rPr>
        <w:t> </w:t>
      </w:r>
      <w:r>
        <w:fldChar w:fldCharType="begin"/>
      </w:r>
      <w:r>
        <w:instrText xml:space="preserve"> INCLUDEPICTURE "http://upload.wikimedia.org/math/6/2/4/624cf12f420fb0f373cda9f7b216b2f3.png" \* MERGEFORMATINET </w:instrText>
      </w:r>
      <w:r>
        <w:fldChar w:fldCharType="separate"/>
      </w:r>
      <w:r>
        <w:rPr>
          <w:noProof/>
        </w:rPr>
        <w:drawing>
          <wp:inline distT="0" distB="0" distL="0" distR="0">
            <wp:extent cx="669925" cy="191135"/>
            <wp:effectExtent l="0" t="0" r="3175" b="0"/>
            <wp:docPr id="72" name="图片 72" descr="x \in \mathc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x \in \mathcal{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9925" cy="191135"/>
                    </a:xfrm>
                    <a:prstGeom prst="rect">
                      <a:avLst/>
                    </a:prstGeom>
                    <a:noFill/>
                    <a:ln>
                      <a:noFill/>
                    </a:ln>
                  </pic:spPr>
                </pic:pic>
              </a:graphicData>
            </a:graphic>
          </wp:inline>
        </w:drawing>
      </w:r>
      <w:r>
        <w:fldChar w:fldCharType="end"/>
      </w:r>
      <w:r>
        <w:rPr>
          <w:rFonts w:ascii="Arial" w:hAnsi="Arial" w:cs="Arial"/>
          <w:sz w:val="23"/>
          <w:szCs w:val="23"/>
        </w:rPr>
        <w:t> </w:t>
      </w:r>
      <w:r>
        <w:rPr>
          <w:rFonts w:ascii="Arial" w:hAnsi="Arial" w:cs="Arial"/>
          <w:sz w:val="23"/>
          <w:szCs w:val="23"/>
        </w:rPr>
        <w:t>满足</w:t>
      </w:r>
      <w:r>
        <w:rPr>
          <w:rFonts w:ascii="Arial" w:hAnsi="Arial" w:cs="Arial"/>
          <w:sz w:val="23"/>
          <w:szCs w:val="23"/>
        </w:rPr>
        <w:t> </w:t>
      </w:r>
      <w:r>
        <w:fldChar w:fldCharType="begin"/>
      </w:r>
      <w:r>
        <w:instrText xml:space="preserve"> INCLUDEPICTURE "http://upload.wikimedia.org/math/d/a/0/da0d27822f8c98efc3d1a39ae37f30e1.png" \* MERGEFORMATINET </w:instrText>
      </w:r>
      <w:r>
        <w:fldChar w:fldCharType="separate"/>
      </w:r>
      <w:r>
        <w:rPr>
          <w:noProof/>
        </w:rPr>
        <w:drawing>
          <wp:inline distT="0" distB="0" distL="0" distR="0">
            <wp:extent cx="1382395" cy="266065"/>
            <wp:effectExtent l="0" t="0" r="1905" b="635"/>
            <wp:docPr id="71" name="图片 71" descr="f(x^\ast)\le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x^\ast)\le f(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2395" cy="266065"/>
                    </a:xfrm>
                    <a:prstGeom prst="rect">
                      <a:avLst/>
                    </a:prstGeom>
                    <a:noFill/>
                    <a:ln>
                      <a:noFill/>
                    </a:ln>
                  </pic:spPr>
                </pic:pic>
              </a:graphicData>
            </a:graphic>
          </wp:inline>
        </w:drawing>
      </w:r>
      <w:r>
        <w:fldChar w:fldCharType="end"/>
      </w:r>
      <w:r>
        <w:rPr>
          <w:rFonts w:ascii="Arial" w:hAnsi="Arial" w:cs="Arial"/>
          <w:sz w:val="23"/>
          <w:szCs w:val="23"/>
        </w:rPr>
        <w:t> </w:t>
      </w:r>
      <w:r>
        <w:rPr>
          <w:rFonts w:ascii="Arial" w:hAnsi="Arial" w:cs="Arial"/>
          <w:sz w:val="23"/>
          <w:szCs w:val="23"/>
        </w:rPr>
        <w:t>。</w:t>
      </w:r>
    </w:p>
    <w:p w:rsidR="007D4915" w:rsidRDefault="007D4915" w:rsidP="007D4915">
      <w:pPr>
        <w:widowControl/>
        <w:numPr>
          <w:ilvl w:val="0"/>
          <w:numId w:val="1"/>
        </w:numPr>
        <w:spacing w:before="100" w:beforeAutospacing="1" w:after="100" w:afterAutospacing="1"/>
        <w:jc w:val="left"/>
      </w:pPr>
      <w:r>
        <w:rPr>
          <w:rFonts w:ascii="Arial" w:hAnsi="Arial" w:cs="Arial"/>
          <w:sz w:val="23"/>
          <w:szCs w:val="23"/>
        </w:rPr>
        <w:t>KKT</w:t>
      </w:r>
      <w:r>
        <w:rPr>
          <w:rFonts w:ascii="Arial" w:hAnsi="Arial" w:cs="Arial"/>
          <w:sz w:val="23"/>
          <w:szCs w:val="23"/>
        </w:rPr>
        <w:t>条件的意义：它是一个非线性规划（</w:t>
      </w:r>
      <w:r>
        <w:rPr>
          <w:rFonts w:ascii="Arial" w:hAnsi="Arial" w:cs="Arial"/>
          <w:sz w:val="23"/>
          <w:szCs w:val="23"/>
        </w:rPr>
        <w:t>Nonlinear Programming</w:t>
      </w:r>
      <w:r>
        <w:rPr>
          <w:rFonts w:ascii="Arial" w:hAnsi="Arial" w:cs="Arial"/>
          <w:sz w:val="23"/>
          <w:szCs w:val="23"/>
        </w:rPr>
        <w:t>）问题能有最优化解法的必要和充分条件。</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rPr>
        <w:t xml:space="preserve">    </w:t>
      </w:r>
      <w:r>
        <w:rPr>
          <w:rFonts w:ascii="tahoma" w:hAnsi="tahoma" w:cs="tahoma"/>
        </w:rPr>
        <w:t>而</w:t>
      </w:r>
      <w:r>
        <w:rPr>
          <w:rFonts w:ascii="tahoma" w:hAnsi="tahoma" w:cs="tahoma"/>
        </w:rPr>
        <w:t>KKT</w:t>
      </w:r>
      <w:r>
        <w:rPr>
          <w:rFonts w:ascii="tahoma" w:hAnsi="tahoma" w:cs="tahoma"/>
        </w:rPr>
        <w:t>条件就是指上面最优化数学模型的标准形式中的最小点</w:t>
      </w:r>
      <w:r>
        <w:rPr>
          <w:rFonts w:ascii="tahoma" w:hAnsi="tahoma" w:cs="tahoma"/>
        </w:rPr>
        <w:t> x* </w:t>
      </w:r>
      <w:r>
        <w:rPr>
          <w:rFonts w:ascii="tahoma" w:hAnsi="tahoma" w:cs="tahoma"/>
        </w:rPr>
        <w:t>必须满足下面的条件：</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18"/>
          <w:szCs w:val="18"/>
        </w:rPr>
        <w:lastRenderedPageBreak/>
        <w:fldChar w:fldCharType="begin"/>
      </w:r>
      <w:r>
        <w:rPr>
          <w:rFonts w:ascii="tahoma" w:hAnsi="tahoma" w:cs="tahoma"/>
          <w:sz w:val="18"/>
          <w:szCs w:val="18"/>
        </w:rPr>
        <w:instrText xml:space="preserve"> INCLUDEPICTURE "http://my.csdn.net/uploads/201206/08/1339126537_2336.jpg"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6071235" cy="2265045"/>
            <wp:effectExtent l="0" t="0" r="0" b="0"/>
            <wp:docPr id="70" name="图片 70" descr="http://my.csdn.net/uploads/201206/08/1339126537_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my.csdn.net/uploads/201206/08/1339126537_233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71235" cy="2265045"/>
                    </a:xfrm>
                    <a:prstGeom prst="rect">
                      <a:avLst/>
                    </a:prstGeom>
                    <a:noFill/>
                    <a:ln>
                      <a:noFill/>
                    </a:ln>
                  </pic:spPr>
                </pic:pic>
              </a:graphicData>
            </a:graphic>
          </wp:inline>
        </w:drawing>
      </w:r>
      <w:r>
        <w:rPr>
          <w:rFonts w:ascii="tahoma" w:hAnsi="tahoma" w:cs="tahoma"/>
          <w:sz w:val="18"/>
          <w:szCs w:val="18"/>
        </w:rPr>
        <w:fldChar w:fldCharType="end"/>
      </w:r>
    </w:p>
    <w:p w:rsidR="007D4915" w:rsidRDefault="007D4915" w:rsidP="007D4915">
      <w:pPr>
        <w:pStyle w:val="a5"/>
      </w:pPr>
      <w:r>
        <w:rPr>
          <w:sz w:val="21"/>
          <w:szCs w:val="21"/>
        </w:rPr>
        <w:t>    经过论证，我们这里的问题是满足 </w:t>
      </w:r>
      <w:r>
        <w:rPr>
          <w:rFonts w:ascii="Calibri" w:hAnsi="Calibri" w:cs="Calibri"/>
          <w:sz w:val="21"/>
          <w:szCs w:val="21"/>
        </w:rPr>
        <w:t>KKT </w:t>
      </w:r>
      <w:r>
        <w:rPr>
          <w:rFonts w:hint="eastAsia"/>
          <w:sz w:val="21"/>
          <w:szCs w:val="21"/>
        </w:rPr>
        <w:t>条件的</w:t>
      </w:r>
      <w:r>
        <w:rPr>
          <w:sz w:val="21"/>
          <w:szCs w:val="21"/>
        </w:rPr>
        <w:t>（</w:t>
      </w:r>
      <w:r>
        <w:rPr>
          <w:sz w:val="18"/>
          <w:szCs w:val="18"/>
        </w:rPr>
        <w:t>首先已经满足</w:t>
      </w:r>
      <w:r>
        <w:rPr>
          <w:rFonts w:ascii="Calibri" w:hAnsi="Calibri" w:cs="Calibri"/>
          <w:sz w:val="18"/>
          <w:szCs w:val="18"/>
        </w:rPr>
        <w:t>Slater</w:t>
      </w:r>
      <w:r>
        <w:rPr>
          <w:rFonts w:ascii="Calibri" w:hAnsi="Calibri" w:cs="Calibri"/>
          <w:sz w:val="18"/>
          <w:szCs w:val="18"/>
        </w:rPr>
        <w:t>条件</w:t>
      </w:r>
      <w:r>
        <w:rPr>
          <w:rFonts w:hint="eastAsia"/>
          <w:sz w:val="18"/>
          <w:szCs w:val="18"/>
        </w:rPr>
        <w:t>，再者</w:t>
      </w:r>
      <w:r>
        <w:rPr>
          <w:rFonts w:ascii="Calibri" w:hAnsi="Calibri" w:cs="Calibri"/>
          <w:sz w:val="18"/>
          <w:szCs w:val="18"/>
        </w:rPr>
        <w:t>f</w:t>
      </w:r>
      <w:r>
        <w:rPr>
          <w:rFonts w:hint="eastAsia"/>
          <w:sz w:val="18"/>
          <w:szCs w:val="18"/>
        </w:rPr>
        <w:t>和</w:t>
      </w:r>
      <w:r>
        <w:rPr>
          <w:rFonts w:ascii="Calibri" w:hAnsi="Calibri" w:cs="Calibri"/>
          <w:sz w:val="18"/>
          <w:szCs w:val="18"/>
        </w:rPr>
        <w:t>gi</w:t>
      </w:r>
      <w:r>
        <w:rPr>
          <w:rFonts w:hint="eastAsia"/>
          <w:sz w:val="18"/>
          <w:szCs w:val="18"/>
        </w:rPr>
        <w:t>也都是可微的，即</w:t>
      </w:r>
      <w:r>
        <w:rPr>
          <w:rFonts w:ascii="Calibri" w:hAnsi="Calibri" w:cs="Calibri"/>
          <w:sz w:val="18"/>
          <w:szCs w:val="18"/>
        </w:rPr>
        <w:t>L</w:t>
      </w:r>
      <w:r>
        <w:rPr>
          <w:rFonts w:hint="eastAsia"/>
          <w:sz w:val="18"/>
          <w:szCs w:val="18"/>
        </w:rPr>
        <w:t>对</w:t>
      </w:r>
      <w:r>
        <w:rPr>
          <w:rFonts w:ascii="Calibri" w:hAnsi="Calibri" w:cs="Calibri"/>
          <w:sz w:val="18"/>
          <w:szCs w:val="18"/>
        </w:rPr>
        <w:t>w</w:t>
      </w:r>
      <w:r>
        <w:rPr>
          <w:rFonts w:hint="eastAsia"/>
          <w:sz w:val="18"/>
          <w:szCs w:val="18"/>
        </w:rPr>
        <w:t>和</w:t>
      </w:r>
      <w:r>
        <w:rPr>
          <w:rFonts w:ascii="Calibri" w:hAnsi="Calibri" w:cs="Calibri"/>
          <w:sz w:val="18"/>
          <w:szCs w:val="18"/>
        </w:rPr>
        <w:t>b</w:t>
      </w:r>
      <w:r>
        <w:rPr>
          <w:rFonts w:hint="eastAsia"/>
          <w:sz w:val="18"/>
          <w:szCs w:val="18"/>
        </w:rPr>
        <w:t>都可导</w:t>
      </w:r>
      <w:r>
        <w:rPr>
          <w:sz w:val="21"/>
          <w:szCs w:val="21"/>
        </w:rPr>
        <w:t>），因此现在我们便转化为求解第二个问题。</w:t>
      </w:r>
    </w:p>
    <w:p w:rsidR="007D4915" w:rsidRDefault="007D4915" w:rsidP="007D4915">
      <w:pPr>
        <w:pStyle w:val="a5"/>
        <w:rPr>
          <w:sz w:val="21"/>
          <w:szCs w:val="21"/>
        </w:rPr>
      </w:pPr>
      <w:r>
        <w:rPr>
          <w:sz w:val="21"/>
          <w:szCs w:val="21"/>
        </w:rPr>
        <w:t>    也就是说，原始问题通过满足</w:t>
      </w:r>
      <w:r>
        <w:rPr>
          <w:rFonts w:ascii="Times New Roman" w:hAnsi="Times New Roman" w:cs="Times New Roman"/>
          <w:sz w:val="21"/>
          <w:szCs w:val="21"/>
        </w:rPr>
        <w:t>KKT</w:t>
      </w:r>
      <w:r>
        <w:rPr>
          <w:sz w:val="21"/>
          <w:szCs w:val="21"/>
        </w:rPr>
        <w:t>条件，已经转化成了对偶问题。而求解这个对偶学习问题，分为</w:t>
      </w:r>
      <w:r>
        <w:rPr>
          <w:rFonts w:ascii="Times New Roman" w:hAnsi="Times New Roman" w:cs="Times New Roman"/>
          <w:sz w:val="21"/>
          <w:szCs w:val="21"/>
        </w:rPr>
        <w:t>3</w:t>
      </w:r>
      <w:r>
        <w:rPr>
          <w:rFonts w:hint="eastAsia"/>
          <w:sz w:val="21"/>
          <w:szCs w:val="21"/>
        </w:rPr>
        <w:t>个步骤：首先要让</w:t>
      </w:r>
      <w:r>
        <w:rPr>
          <w:sz w:val="21"/>
          <w:szCs w:val="21"/>
        </w:rPr>
        <w:t>L(w</w:t>
      </w:r>
      <w:r>
        <w:rPr>
          <w:rFonts w:hint="eastAsia"/>
          <w:sz w:val="21"/>
          <w:szCs w:val="21"/>
        </w:rPr>
        <w:t>，</w:t>
      </w:r>
      <w:r>
        <w:rPr>
          <w:rFonts w:ascii="Times New Roman" w:hAnsi="Times New Roman" w:cs="Times New Roman"/>
          <w:sz w:val="21"/>
          <w:szCs w:val="21"/>
        </w:rPr>
        <w:t>b</w:t>
      </w:r>
      <w:r>
        <w:rPr>
          <w:rFonts w:hint="eastAsia"/>
          <w:sz w:val="21"/>
          <w:szCs w:val="21"/>
        </w:rPr>
        <w:t>，</w:t>
      </w:r>
      <w:r>
        <w:rPr>
          <w:rFonts w:ascii="Times New Roman" w:hAnsi="Times New Roman" w:cs="Times New Roman"/>
          <w:sz w:val="21"/>
          <w:szCs w:val="21"/>
        </w:rPr>
        <w:t>a)</w:t>
      </w:r>
      <w:r>
        <w:rPr>
          <w:sz w:val="21"/>
          <w:szCs w:val="21"/>
        </w:rPr>
        <w:t> 关于 </w:t>
      </w:r>
      <w:r>
        <w:rPr>
          <w:rFonts w:ascii="Times New Roman" w:hAnsi="Times New Roman" w:cs="Times New Roman"/>
          <w:sz w:val="21"/>
          <w:szCs w:val="21"/>
        </w:rPr>
        <w:t>w </w:t>
      </w:r>
      <w:r>
        <w:rPr>
          <w:rFonts w:hint="eastAsia"/>
          <w:sz w:val="21"/>
          <w:szCs w:val="21"/>
        </w:rPr>
        <w:t>和 </w:t>
      </w:r>
      <w:r>
        <w:rPr>
          <w:rFonts w:ascii="Times New Roman" w:hAnsi="Times New Roman" w:cs="Times New Roman"/>
          <w:sz w:val="21"/>
          <w:szCs w:val="21"/>
        </w:rPr>
        <w:t>b </w:t>
      </w:r>
      <w:r>
        <w:rPr>
          <w:rFonts w:hint="eastAsia"/>
          <w:sz w:val="21"/>
          <w:szCs w:val="21"/>
        </w:rPr>
        <w:t>最小化，然后求对</w:t>
      </w:r>
      <w:r>
        <w:rPr>
          <w:sz w:val="21"/>
          <w:szCs w:val="21"/>
        </w:rPr>
        <w:fldChar w:fldCharType="begin"/>
      </w:r>
      <w:r>
        <w:rPr>
          <w:sz w:val="21"/>
          <w:szCs w:val="21"/>
        </w:rPr>
        <w:instrText xml:space="preserve"> INCLUDEPICTURE "https://img-blog.csdn.net/20131111195836468" \* MERGEFORMATINET </w:instrText>
      </w:r>
      <w:r>
        <w:rPr>
          <w:sz w:val="21"/>
          <w:szCs w:val="21"/>
        </w:rPr>
        <w:fldChar w:fldCharType="separate"/>
      </w:r>
      <w:r>
        <w:rPr>
          <w:noProof/>
          <w:sz w:val="21"/>
          <w:szCs w:val="21"/>
        </w:rPr>
        <w:drawing>
          <wp:inline distT="0" distB="0" distL="0" distR="0">
            <wp:extent cx="191135" cy="201930"/>
            <wp:effectExtent l="0" t="0" r="0" b="1270"/>
            <wp:docPr id="69" name="图片 69"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sz w:val="21"/>
          <w:szCs w:val="21"/>
        </w:rPr>
        <w:fldChar w:fldCharType="end"/>
      </w:r>
      <w:r>
        <w:rPr>
          <w:sz w:val="21"/>
          <w:szCs w:val="21"/>
        </w:rPr>
        <w:t>的极大，最后利用</w:t>
      </w:r>
      <w:r>
        <w:rPr>
          <w:rFonts w:ascii="Times New Roman" w:hAnsi="Times New Roman" w:cs="Times New Roman"/>
          <w:sz w:val="21"/>
          <w:szCs w:val="21"/>
        </w:rPr>
        <w:t>SMO</w:t>
      </w:r>
      <w:r>
        <w:rPr>
          <w:rFonts w:hint="eastAsia"/>
          <w:sz w:val="21"/>
          <w:szCs w:val="21"/>
        </w:rPr>
        <w:t>算法求解对偶问题中的拉格朗日乘子。</w:t>
      </w:r>
    </w:p>
    <w:p w:rsidR="007D4915" w:rsidRDefault="007D4915" w:rsidP="007D4915">
      <w:pPr>
        <w:pStyle w:val="4"/>
        <w:spacing w:before="0" w:after="0"/>
        <w:rPr>
          <w:sz w:val="24"/>
          <w:szCs w:val="24"/>
        </w:rPr>
      </w:pPr>
      <w:bookmarkStart w:id="10" w:name="t12"/>
      <w:bookmarkEnd w:id="10"/>
      <w:r>
        <w:rPr>
          <w:rStyle w:val="mi"/>
          <w:rFonts w:ascii="MathJax_Math" w:hAnsi="MathJax_Math" w:cs="tahoma"/>
          <w:sz w:val="18"/>
          <w:szCs w:val="18"/>
          <w:bdr w:val="none" w:sz="0" w:space="0" w:color="auto" w:frame="1"/>
        </w:rPr>
        <w:t>2.1.3</w:t>
      </w:r>
      <w:r>
        <w:rPr>
          <w:rStyle w:val="mi"/>
          <w:rFonts w:ascii="MathJax_Math" w:hAnsi="MathJax_Math" w:cs="tahoma"/>
          <w:sz w:val="18"/>
          <w:szCs w:val="18"/>
          <w:bdr w:val="none" w:sz="0" w:space="0" w:color="auto" w:frame="1"/>
        </w:rPr>
        <w:t>、对偶问题求解的</w:t>
      </w:r>
      <w:r>
        <w:rPr>
          <w:rStyle w:val="mi"/>
          <w:rFonts w:ascii="MathJax_Math" w:hAnsi="MathJax_Math" w:cs="tahoma"/>
          <w:sz w:val="18"/>
          <w:szCs w:val="18"/>
          <w:bdr w:val="none" w:sz="0" w:space="0" w:color="auto" w:frame="1"/>
        </w:rPr>
        <w:t>3</w:t>
      </w:r>
      <w:r>
        <w:rPr>
          <w:rStyle w:val="mi"/>
          <w:rFonts w:ascii="MathJax_Math" w:hAnsi="MathJax_Math" w:cs="tahoma"/>
          <w:sz w:val="18"/>
          <w:szCs w:val="18"/>
          <w:bdr w:val="none" w:sz="0" w:space="0" w:color="auto" w:frame="1"/>
        </w:rPr>
        <w:t>个步骤</w:t>
      </w:r>
    </w:p>
    <w:p w:rsidR="007D4915" w:rsidRDefault="007D4915" w:rsidP="007D4915">
      <w:pPr>
        <w:pStyle w:val="a5"/>
        <w:spacing w:before="240" w:beforeAutospacing="0" w:after="240" w:afterAutospacing="0" w:line="300" w:lineRule="atLeast"/>
      </w:pPr>
      <w:r>
        <w:rPr>
          <w:rFonts w:ascii="tahoma" w:hAnsi="tahoma" w:cs="tahoma"/>
          <w:sz w:val="21"/>
          <w:szCs w:val="21"/>
        </w:rPr>
        <w:t xml:space="preserve">    </w:t>
      </w:r>
      <w:r>
        <w:rPr>
          <w:rStyle w:val="a7"/>
          <w:rFonts w:ascii="tahoma" w:hAnsi="tahoma" w:cs="tahoma"/>
          <w:sz w:val="21"/>
          <w:szCs w:val="21"/>
        </w:rPr>
        <w:t>（</w:t>
      </w:r>
      <w:r>
        <w:rPr>
          <w:rStyle w:val="a7"/>
          <w:rFonts w:ascii="tahoma" w:hAnsi="tahoma" w:cs="tahoma"/>
          <w:sz w:val="21"/>
          <w:szCs w:val="21"/>
        </w:rPr>
        <w:t>1</w:t>
      </w:r>
      <w:r>
        <w:rPr>
          <w:rStyle w:val="a7"/>
          <w:rFonts w:ascii="tahoma" w:hAnsi="tahoma" w:cs="tahoma"/>
          <w:sz w:val="21"/>
          <w:szCs w:val="21"/>
        </w:rPr>
        <w:t>）</w:t>
      </w:r>
      <w:r>
        <w:rPr>
          <w:rFonts w:ascii="黑体" w:eastAsia="黑体" w:hAnsi="黑体" w:hint="eastAsia"/>
          <w:sz w:val="21"/>
          <w:szCs w:val="21"/>
        </w:rPr>
        <w:t>、首先固定</w:t>
      </w:r>
      <w:r>
        <w:rPr>
          <w:rFonts w:ascii="黑体" w:eastAsia="黑体" w:hAnsi="黑体"/>
          <w:i/>
          <w:iCs/>
          <w:sz w:val="29"/>
          <w:szCs w:val="29"/>
        </w:rPr>
        <w:fldChar w:fldCharType="begin"/>
      </w:r>
      <w:r>
        <w:rPr>
          <w:rFonts w:ascii="黑体" w:eastAsia="黑体" w:hAnsi="黑体"/>
          <w:i/>
          <w:iCs/>
          <w:sz w:val="29"/>
          <w:szCs w:val="29"/>
        </w:rPr>
        <w:instrText xml:space="preserve"> INCLUDEPICTURE "https://img-blog.csdn.net/20131111195836468" \* MERGEFORMATINET </w:instrText>
      </w:r>
      <w:r>
        <w:rPr>
          <w:rFonts w:ascii="黑体" w:eastAsia="黑体" w:hAnsi="黑体"/>
          <w:i/>
          <w:iCs/>
          <w:sz w:val="29"/>
          <w:szCs w:val="29"/>
        </w:rPr>
        <w:fldChar w:fldCharType="separate"/>
      </w:r>
      <w:r>
        <w:rPr>
          <w:rFonts w:ascii="黑体" w:eastAsia="黑体" w:hAnsi="黑体"/>
          <w:i/>
          <w:iCs/>
          <w:noProof/>
          <w:sz w:val="29"/>
          <w:szCs w:val="29"/>
        </w:rPr>
        <w:drawing>
          <wp:inline distT="0" distB="0" distL="0" distR="0">
            <wp:extent cx="191135" cy="201930"/>
            <wp:effectExtent l="0" t="0" r="0" b="1270"/>
            <wp:docPr id="68" name="图片 68"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黑体" w:eastAsia="黑体" w:hAnsi="黑体"/>
          <w:i/>
          <w:iCs/>
          <w:sz w:val="29"/>
          <w:szCs w:val="29"/>
        </w:rPr>
        <w:fldChar w:fldCharType="end"/>
      </w:r>
      <w:r>
        <w:rPr>
          <w:rStyle w:val="a6"/>
          <w:rFonts w:ascii="黑体" w:eastAsia="黑体" w:hAnsi="黑体" w:hint="eastAsia"/>
          <w:sz w:val="29"/>
          <w:szCs w:val="29"/>
        </w:rPr>
        <w:t>，</w:t>
      </w:r>
      <w:r>
        <w:rPr>
          <w:rFonts w:ascii="黑体" w:eastAsia="黑体" w:hAnsi="黑体" w:hint="eastAsia"/>
          <w:sz w:val="21"/>
          <w:szCs w:val="21"/>
        </w:rPr>
        <w:t>要让</w:t>
      </w:r>
      <w:r>
        <w:rPr>
          <w:rFonts w:ascii="Calibri" w:eastAsia="黑体" w:hAnsi="Calibri" w:cs="Calibri"/>
          <w:sz w:val="21"/>
          <w:szCs w:val="21"/>
        </w:rPr>
        <w:t>  </w:t>
      </w:r>
      <w:r>
        <w:rPr>
          <w:rFonts w:ascii="黑体" w:eastAsia="黑体" w:hAnsi="黑体" w:hint="eastAsia"/>
          <w:sz w:val="21"/>
          <w:szCs w:val="21"/>
        </w:rPr>
        <w:t>关于</w:t>
      </w:r>
      <w:r>
        <w:rPr>
          <w:rFonts w:ascii="Calibri" w:eastAsia="黑体" w:hAnsi="Calibri" w:cs="Calibri"/>
          <w:sz w:val="21"/>
          <w:szCs w:val="21"/>
        </w:rPr>
        <w:t>  </w:t>
      </w:r>
      <w:r>
        <w:rPr>
          <w:rFonts w:ascii="黑体" w:eastAsia="黑体" w:hAnsi="黑体" w:hint="eastAsia"/>
          <w:sz w:val="21"/>
          <w:szCs w:val="21"/>
        </w:rPr>
        <w:t>和</w:t>
      </w:r>
      <w:r>
        <w:rPr>
          <w:rFonts w:ascii="Calibri" w:eastAsia="黑体" w:hAnsi="Calibri" w:cs="Calibri"/>
          <w:sz w:val="21"/>
          <w:szCs w:val="21"/>
        </w:rPr>
        <w:t>  </w:t>
      </w:r>
      <w:r>
        <w:rPr>
          <w:rFonts w:ascii="黑体" w:eastAsia="黑体" w:hAnsi="黑体" w:hint="eastAsia"/>
          <w:sz w:val="21"/>
          <w:szCs w:val="21"/>
        </w:rPr>
        <w:t>最小化，我们分别对w，b求偏导数</w:t>
      </w:r>
      <w:r>
        <w:rPr>
          <w:rFonts w:ascii="tahoma" w:hAnsi="tahoma" w:cs="tahoma"/>
          <w:sz w:val="21"/>
          <w:szCs w:val="21"/>
        </w:rPr>
        <w:t>，即令</w:t>
      </w:r>
      <w:r>
        <w:rPr>
          <w:rFonts w:ascii="tahoma" w:hAnsi="tahoma" w:cs="tahoma"/>
          <w:sz w:val="21"/>
          <w:szCs w:val="21"/>
        </w:rPr>
        <w:t>  </w:t>
      </w:r>
      <w:r>
        <w:rPr>
          <w:rFonts w:ascii="tahoma" w:hAnsi="tahoma" w:cs="tahoma"/>
          <w:sz w:val="21"/>
          <w:szCs w:val="21"/>
        </w:rPr>
        <w:t>和</w:t>
      </w:r>
      <w:r>
        <w:rPr>
          <w:rFonts w:ascii="tahoma" w:hAnsi="tahoma" w:cs="tahoma"/>
          <w:sz w:val="21"/>
          <w:szCs w:val="21"/>
        </w:rPr>
        <w:t>  </w:t>
      </w:r>
      <w:r>
        <w:rPr>
          <w:rFonts w:ascii="tahoma" w:hAnsi="tahoma" w:cs="tahoma"/>
          <w:sz w:val="21"/>
          <w:szCs w:val="21"/>
        </w:rPr>
        <w:t>等于零（</w:t>
      </w:r>
      <w:r>
        <w:rPr>
          <w:rFonts w:ascii="tahoma" w:hAnsi="tahoma" w:cs="tahoma"/>
          <w:sz w:val="18"/>
          <w:szCs w:val="18"/>
        </w:rPr>
        <w:t>对</w:t>
      </w:r>
      <w:r>
        <w:rPr>
          <w:rFonts w:ascii="tahoma" w:hAnsi="tahoma" w:cs="tahoma"/>
          <w:sz w:val="18"/>
          <w:szCs w:val="18"/>
        </w:rPr>
        <w:t>w</w:t>
      </w:r>
      <w:r>
        <w:rPr>
          <w:rFonts w:ascii="tahoma" w:hAnsi="tahoma" w:cs="tahoma"/>
          <w:sz w:val="18"/>
          <w:szCs w:val="18"/>
        </w:rPr>
        <w:t>求导结果的解释请看本文评论下</w:t>
      </w:r>
      <w:r>
        <w:rPr>
          <w:rFonts w:ascii="tahoma" w:hAnsi="tahoma" w:cs="tahoma"/>
          <w:color w:val="660000"/>
          <w:sz w:val="18"/>
          <w:szCs w:val="18"/>
        </w:rPr>
        <w:t>第</w:t>
      </w:r>
      <w:r>
        <w:rPr>
          <w:rFonts w:ascii="tahoma" w:hAnsi="tahoma" w:cs="tahoma"/>
          <w:color w:val="660000"/>
          <w:sz w:val="18"/>
          <w:szCs w:val="18"/>
        </w:rPr>
        <w:t>45</w:t>
      </w:r>
      <w:r>
        <w:rPr>
          <w:rFonts w:ascii="tahoma" w:hAnsi="tahoma" w:cs="tahoma"/>
          <w:color w:val="660000"/>
          <w:sz w:val="18"/>
          <w:szCs w:val="18"/>
        </w:rPr>
        <w:t>楼</w:t>
      </w:r>
      <w:r>
        <w:rPr>
          <w:rFonts w:ascii="tahoma" w:hAnsi="tahoma" w:cs="tahoma"/>
          <w:sz w:val="18"/>
          <w:szCs w:val="18"/>
        </w:rPr>
        <w:t>回复</w:t>
      </w:r>
      <w:r>
        <w:rPr>
          <w:rFonts w:ascii="tahoma" w:hAnsi="tahoma" w:cs="tahoma"/>
          <w:sz w:val="21"/>
          <w:szCs w:val="21"/>
        </w:rPr>
        <w:t>）：</w:t>
      </w:r>
    </w:p>
    <w:p w:rsidR="007D4915" w:rsidRDefault="007D4915" w:rsidP="007D4915">
      <w:pPr>
        <w:pStyle w:val="a5"/>
        <w:spacing w:before="240" w:beforeAutospacing="0" w:after="240" w:afterAutospacing="0" w:line="300" w:lineRule="atLeast"/>
      </w:pP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fldChar w:fldCharType="begin"/>
      </w:r>
      <w:r>
        <w:rPr>
          <w:rFonts w:ascii="tahoma" w:hAnsi="tahoma" w:cs="tahoma"/>
          <w:sz w:val="21"/>
          <w:szCs w:val="21"/>
        </w:rPr>
        <w:instrText xml:space="preserve"> INCLUDEPICTURE "https://img-blog.csdn.net/20131107202220500"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061970" cy="1520190"/>
            <wp:effectExtent l="0" t="0" r="0" b="3810"/>
            <wp:docPr id="67" name="图片 67" descr="https://img-blog.csdn.net/2013110720222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img-blog.csdn.net/201311072022205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61970" cy="152019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将以上结果代入之前的</w:t>
      </w:r>
      <w:r>
        <w:rPr>
          <w:rFonts w:ascii="tahoma" w:hAnsi="tahoma" w:cs="tahoma"/>
          <w:sz w:val="21"/>
          <w:szCs w:val="21"/>
        </w:rPr>
        <w:t>L </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"http://img.my.csdn.net/uploads/201210/25/1351142114_6643.jpg"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943600" cy="893445"/>
            <wp:effectExtent l="0" t="0" r="0" b="0"/>
            <wp:docPr id="66" name="图片 66" descr="http://img.my.csdn.net/uploads/201210/25/1351142114_6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my.csdn.net/uploads/201210/25/1351142114_664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89344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得到：</w:t>
      </w:r>
    </w:p>
    <w:p w:rsidR="007D4915" w:rsidRDefault="007D4915" w:rsidP="007D4915">
      <w:pPr>
        <w:pStyle w:val="a5"/>
      </w:pPr>
      <w:r>
        <w:lastRenderedPageBreak/>
        <w:fldChar w:fldCharType="begin"/>
      </w:r>
      <w:r>
        <w:instrText xml:space="preserve"> INCLUDEPICTURE "http://img.my.csdn.net/uploads/201210/25/1351142449_6864.jpg" \* MERGEFORMATINET </w:instrText>
      </w:r>
      <w:r>
        <w:fldChar w:fldCharType="separate"/>
      </w:r>
      <w:r>
        <w:rPr>
          <w:noProof/>
        </w:rPr>
        <w:drawing>
          <wp:inline distT="0" distB="0" distL="0" distR="0">
            <wp:extent cx="7793355" cy="1637665"/>
            <wp:effectExtent l="0" t="0" r="4445" b="635"/>
            <wp:docPr id="65" name="图片 65" descr="http://img.my.csdn.net/uploads/201210/25/1351142449_6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g.my.csdn.net/uploads/201210/25/1351142449_686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93355" cy="1637665"/>
                    </a:xfrm>
                    <a:prstGeom prst="rect">
                      <a:avLst/>
                    </a:prstGeom>
                    <a:noFill/>
                    <a:ln>
                      <a:noFill/>
                    </a:ln>
                  </pic:spPr>
                </pic:pic>
              </a:graphicData>
            </a:graphic>
          </wp:inline>
        </w:drawing>
      </w:r>
      <w:r>
        <w:fldChar w:fldCharType="end"/>
      </w:r>
    </w:p>
    <w:p w:rsidR="007D4915" w:rsidRDefault="007D4915" w:rsidP="007D4915">
      <w:pPr>
        <w:pStyle w:val="a5"/>
      </w:pPr>
      <w:r>
        <w:lastRenderedPageBreak/>
        <w:t>    提醒：有读者可能会问上述推导过程如何而来？说实话，其具体推导过程是比较复杂的，如下图所示：</w:t>
      </w:r>
      <w:r>
        <w:lastRenderedPageBreak/>
        <w:fldChar w:fldCharType="begin"/>
      </w:r>
      <w:r>
        <w:instrText xml:space="preserve"> INCLUDEPICTURE "http://img.my.csdn.net/uploads/201301/11/1357837605_5830.png" \* MERGEFORMATINET </w:instrText>
      </w:r>
      <w:r>
        <w:fldChar w:fldCharType="separate"/>
      </w:r>
      <w:r>
        <w:rPr>
          <w:noProof/>
        </w:rPr>
        <w:drawing>
          <wp:inline distT="0" distB="0" distL="0" distR="0">
            <wp:extent cx="7846695" cy="9664700"/>
            <wp:effectExtent l="0" t="0" r="1905" b="0"/>
            <wp:docPr id="64" name="图片 64" descr="http://img.my.csdn.net/uploads/201301/11/1357837605_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g.my.csdn.net/uploads/201301/11/1357837605_583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846695" cy="9664700"/>
                    </a:xfrm>
                    <a:prstGeom prst="rect">
                      <a:avLst/>
                    </a:prstGeom>
                    <a:noFill/>
                    <a:ln>
                      <a:noFill/>
                    </a:ln>
                  </pic:spPr>
                </pic:pic>
              </a:graphicData>
            </a:graphic>
          </wp:inline>
        </w:drawing>
      </w:r>
      <w:r>
        <w:fldChar w:fldCharType="end"/>
      </w:r>
    </w:p>
    <w:p w:rsidR="007D4915" w:rsidRDefault="007D4915" w:rsidP="007D4915">
      <w:pPr>
        <w:pStyle w:val="a5"/>
      </w:pPr>
      <w:r>
        <w:lastRenderedPageBreak/>
        <w:t>      最后，得到：</w:t>
      </w:r>
    </w:p>
    <w:p w:rsidR="007D4915" w:rsidRDefault="007D4915" w:rsidP="007D4915">
      <w:pPr>
        <w:pStyle w:val="a5"/>
      </w:pPr>
      <w:r>
        <w:fldChar w:fldCharType="begin"/>
      </w:r>
      <w:r>
        <w:instrText xml:space="preserve"> INCLUDEPICTURE "http://img.my.csdn.net/uploads/201210/25/1351142449_6864.jpg" \* MERGEFORMATINET </w:instrText>
      </w:r>
      <w:r>
        <w:fldChar w:fldCharType="separate"/>
      </w:r>
      <w:r>
        <w:rPr>
          <w:noProof/>
        </w:rPr>
        <w:drawing>
          <wp:inline distT="0" distB="0" distL="0" distR="0">
            <wp:extent cx="7793355" cy="1637665"/>
            <wp:effectExtent l="0" t="0" r="4445" b="635"/>
            <wp:docPr id="63" name="图片 63" descr="http://img.my.csdn.net/uploads/201210/25/1351142449_6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g.my.csdn.net/uploads/201210/25/1351142449_686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93355" cy="1637665"/>
                    </a:xfrm>
                    <a:prstGeom prst="rect">
                      <a:avLst/>
                    </a:prstGeom>
                    <a:noFill/>
                    <a:ln>
                      <a:noFill/>
                    </a:ln>
                  </pic:spPr>
                </pic:pic>
              </a:graphicData>
            </a:graphic>
          </wp:inline>
        </w:drawing>
      </w:r>
      <w:r>
        <w:fldChar w:fldCharType="end"/>
      </w:r>
    </w:p>
    <w:p w:rsidR="007D4915" w:rsidRDefault="007D4915" w:rsidP="007D4915">
      <w:pPr>
        <w:pStyle w:val="a5"/>
      </w:pPr>
      <w:r>
        <w:t>    如 jerrylead所说：“倒数第4步”推导到“倒数第3步”使用了线性代数的转置运算，由于ai和yi都是实数，因此转置后与自身一样。“倒数第3步”推导到“倒数第2步”使用了(a+b+c+…)(a+b+c+…)=aa+ab+ac+ba+bb+bc+…的乘法运算法则。最后一步是上一步的顺序调整。</w:t>
      </w:r>
    </w:p>
    <w:p w:rsidR="007D4915" w:rsidRDefault="007D4915" w:rsidP="007D4915">
      <w:pPr>
        <w:pStyle w:val="a5"/>
      </w:pPr>
      <w:r>
        <w:rPr>
          <w:rFonts w:ascii="tahoma" w:hAnsi="tahoma" w:cs="tahoma"/>
          <w:sz w:val="21"/>
          <w:szCs w:val="21"/>
        </w:rPr>
        <w:t xml:space="preserve">    </w:t>
      </w:r>
      <w:r>
        <w:rPr>
          <w:rFonts w:ascii="tahoma" w:hAnsi="tahoma" w:cs="tahoma"/>
          <w:sz w:val="21"/>
          <w:szCs w:val="21"/>
        </w:rPr>
        <w:t>从上面的最后一个式子，我们可以看出，此时的拉格朗日函数只包含了一个变量，那就是</w:t>
      </w:r>
      <w:r>
        <w:rPr>
          <w:rFonts w:ascii="tahoma" w:hAnsi="tahoma" w:cs="tahoma"/>
          <w:sz w:val="21"/>
          <w:szCs w:val="21"/>
        </w:rPr>
        <w:fldChar w:fldCharType="begin"/>
      </w:r>
      <w:r>
        <w:rPr>
          <w:rFonts w:ascii="tahoma" w:hAnsi="tahoma" w:cs="tahoma"/>
          <w:sz w:val="21"/>
          <w:szCs w:val="21"/>
        </w:rPr>
        <w:instrText xml:space="preserve"> INCLUDEPICTURE "https://img-blog.csdn.net/20131111195824031"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87020" cy="201930"/>
            <wp:effectExtent l="0" t="0" r="5080" b="1270"/>
            <wp:docPr id="62" name="图片 62"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w:t>
      </w:r>
      <w:r>
        <w:rPr>
          <w:rFonts w:ascii="tahoma" w:hAnsi="tahoma" w:cs="tahoma"/>
          <w:sz w:val="18"/>
          <w:szCs w:val="18"/>
        </w:rPr>
        <w:t>求出了</w:t>
      </w:r>
      <w:r>
        <w:rPr>
          <w:rFonts w:ascii="tahoma" w:hAnsi="tahoma" w:cs="tahoma"/>
          <w:sz w:val="18"/>
          <w:szCs w:val="18"/>
        </w:rPr>
        <w:fldChar w:fldCharType="begin"/>
      </w:r>
      <w:r>
        <w:rPr>
          <w:rFonts w:ascii="tahoma" w:hAnsi="tahoma" w:cs="tahoma"/>
          <w:sz w:val="18"/>
          <w:szCs w:val="18"/>
        </w:rPr>
        <w:instrText xml:space="preserve"> INCLUDEPICTURE "https://img-blog.csdn.net/20131111195824031"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287020" cy="201930"/>
            <wp:effectExtent l="0" t="0" r="5080" b="1270"/>
            <wp:docPr id="61" name="图片 61"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sz w:val="18"/>
          <w:szCs w:val="18"/>
        </w:rPr>
        <w:fldChar w:fldCharType="end"/>
      </w:r>
      <w:r>
        <w:rPr>
          <w:rFonts w:ascii="tahoma" w:hAnsi="tahoma" w:cs="tahoma"/>
          <w:sz w:val="18"/>
          <w:szCs w:val="18"/>
        </w:rPr>
        <w:t>便能求出</w:t>
      </w:r>
      <w:r>
        <w:rPr>
          <w:rFonts w:ascii="tahoma" w:hAnsi="tahoma" w:cs="tahoma"/>
          <w:sz w:val="18"/>
          <w:szCs w:val="18"/>
        </w:rPr>
        <w:t>w</w:t>
      </w:r>
      <w:r>
        <w:rPr>
          <w:rFonts w:ascii="tahoma" w:hAnsi="tahoma" w:cs="tahoma"/>
          <w:sz w:val="18"/>
          <w:szCs w:val="18"/>
        </w:rPr>
        <w:t>，和</w:t>
      </w:r>
      <w:r>
        <w:rPr>
          <w:rFonts w:ascii="tahoma" w:hAnsi="tahoma" w:cs="tahoma"/>
          <w:sz w:val="18"/>
          <w:szCs w:val="18"/>
        </w:rPr>
        <w:t>b</w:t>
      </w:r>
      <w:r>
        <w:rPr>
          <w:rFonts w:ascii="tahoma" w:hAnsi="tahoma" w:cs="tahoma"/>
          <w:sz w:val="18"/>
          <w:szCs w:val="18"/>
        </w:rPr>
        <w:t>，由此可见，上文第</w:t>
      </w:r>
      <w:r>
        <w:rPr>
          <w:rFonts w:ascii="tahoma" w:hAnsi="tahoma" w:cs="tahoma"/>
          <w:sz w:val="18"/>
          <w:szCs w:val="18"/>
        </w:rPr>
        <w:t>1.2</w:t>
      </w:r>
      <w:r>
        <w:rPr>
          <w:rFonts w:ascii="tahoma" w:hAnsi="tahoma" w:cs="tahoma"/>
          <w:sz w:val="18"/>
          <w:szCs w:val="18"/>
        </w:rPr>
        <w:t>节提出来的核心问题：分类函数</w:t>
      </w:r>
      <w:r>
        <w:rPr>
          <w:rFonts w:ascii="MathJax_Main" w:hAnsi="MathJax_Main" w:cs="tahoma" w:hint="eastAsia"/>
          <w:b/>
          <w:bCs/>
          <w:sz w:val="18"/>
          <w:szCs w:val="18"/>
        </w:rPr>
        <w:fldChar w:fldCharType="begin"/>
      </w:r>
      <w:r>
        <w:rPr>
          <w:rFonts w:ascii="MathJax_Main" w:hAnsi="MathJax_Main" w:cs="tahoma" w:hint="eastAsia"/>
          <w:b/>
          <w:bCs/>
          <w:sz w:val="18"/>
          <w:szCs w:val="18"/>
        </w:rPr>
        <w:instrText xml:space="preserve"> INCLUDEPICTURE "https://img-blog.csdn.net/20131107201211968" \* MERGEFORMATINET </w:instrText>
      </w:r>
      <w:r>
        <w:rPr>
          <w:rFonts w:ascii="MathJax_Main" w:hAnsi="MathJax_Main" w:cs="tahoma" w:hint="eastAsia"/>
          <w:b/>
          <w:bCs/>
          <w:sz w:val="18"/>
          <w:szCs w:val="18"/>
        </w:rPr>
        <w:fldChar w:fldCharType="separate"/>
      </w:r>
      <w:r>
        <w:rPr>
          <w:rFonts w:ascii="MathJax_Main" w:hAnsi="MathJax_Main" w:cs="tahoma" w:hint="eastAsia"/>
          <w:b/>
          <w:bCs/>
          <w:noProof/>
          <w:sz w:val="18"/>
          <w:szCs w:val="18"/>
        </w:rPr>
        <w:drawing>
          <wp:inline distT="0" distB="0" distL="0" distR="0">
            <wp:extent cx="1680210" cy="266065"/>
            <wp:effectExtent l="0" t="0" r="0" b="635"/>
            <wp:docPr id="60" name="图片 60"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rPr>
          <w:rFonts w:ascii="MathJax_Main" w:hAnsi="MathJax_Main" w:cs="tahoma" w:hint="eastAsia"/>
          <w:b/>
          <w:bCs/>
          <w:sz w:val="18"/>
          <w:szCs w:val="18"/>
        </w:rPr>
        <w:fldChar w:fldCharType="end"/>
      </w:r>
      <w:r>
        <w:rPr>
          <w:rFonts w:ascii="tahoma" w:hAnsi="tahoma" w:cs="tahoma"/>
          <w:sz w:val="18"/>
          <w:szCs w:val="18"/>
        </w:rPr>
        <w:t>也就可以轻而易举的求出来了</w:t>
      </w:r>
      <w:r>
        <w:rPr>
          <w:rFonts w:ascii="tahoma" w:hAnsi="tahoma" w:cs="tahoma"/>
          <w:sz w:val="21"/>
          <w:szCs w:val="21"/>
        </w:rPr>
        <w:t>）。</w:t>
      </w:r>
    </w:p>
    <w:p w:rsidR="007D4915" w:rsidRDefault="007D4915" w:rsidP="007D4915">
      <w:pPr>
        <w:pStyle w:val="a5"/>
        <w:spacing w:before="0" w:after="0"/>
      </w:pPr>
      <w:r>
        <w:rPr>
          <w:rFonts w:ascii="tahoma" w:hAnsi="tahoma" w:cs="tahoma"/>
          <w:sz w:val="21"/>
          <w:szCs w:val="21"/>
        </w:rPr>
        <w:t xml:space="preserve">    </w:t>
      </w:r>
      <w:r>
        <w:rPr>
          <w:rStyle w:val="a7"/>
          <w:rFonts w:ascii="tahoma" w:hAnsi="tahoma" w:cs="tahoma"/>
          <w:sz w:val="21"/>
          <w:szCs w:val="21"/>
        </w:rPr>
        <w:t>（</w:t>
      </w:r>
      <w:r>
        <w:rPr>
          <w:rStyle w:val="a7"/>
          <w:rFonts w:ascii="tahoma" w:hAnsi="tahoma" w:cs="tahoma"/>
          <w:sz w:val="21"/>
          <w:szCs w:val="21"/>
        </w:rPr>
        <w:t>2</w:t>
      </w:r>
      <w:r>
        <w:rPr>
          <w:rStyle w:val="a7"/>
          <w:rFonts w:ascii="tahoma" w:hAnsi="tahoma" w:cs="tahoma"/>
          <w:sz w:val="21"/>
          <w:szCs w:val="21"/>
        </w:rPr>
        <w:t>）</w:t>
      </w:r>
      <w:r>
        <w:rPr>
          <w:rFonts w:ascii="黑体" w:eastAsia="黑体" w:hAnsi="黑体" w:hint="eastAsia"/>
          <w:sz w:val="21"/>
          <w:szCs w:val="21"/>
        </w:rPr>
        <w:t>、求对</w:t>
      </w:r>
      <w:r>
        <w:rPr>
          <w:rFonts w:ascii="黑体" w:eastAsia="黑体" w:hAnsi="黑体"/>
          <w:i/>
          <w:iCs/>
          <w:sz w:val="29"/>
          <w:szCs w:val="29"/>
          <w:bdr w:val="none" w:sz="0" w:space="0" w:color="auto" w:frame="1"/>
        </w:rPr>
        <w:fldChar w:fldCharType="begin"/>
      </w:r>
      <w:r>
        <w:rPr>
          <w:rFonts w:ascii="黑体" w:eastAsia="黑体" w:hAnsi="黑体"/>
          <w:i/>
          <w:iCs/>
          <w:sz w:val="29"/>
          <w:szCs w:val="29"/>
          <w:bdr w:val="none" w:sz="0" w:space="0" w:color="auto" w:frame="1"/>
        </w:rPr>
        <w:instrText xml:space="preserve"> INCLUDEPICTURE "https://img-blog.csdn.net/20131111195836468" \* MERGEFORMATINET </w:instrText>
      </w:r>
      <w:r>
        <w:rPr>
          <w:rFonts w:ascii="黑体" w:eastAsia="黑体" w:hAnsi="黑体"/>
          <w:i/>
          <w:iCs/>
          <w:sz w:val="29"/>
          <w:szCs w:val="29"/>
          <w:bdr w:val="none" w:sz="0" w:space="0" w:color="auto" w:frame="1"/>
        </w:rPr>
        <w:fldChar w:fldCharType="separate"/>
      </w:r>
      <w:r>
        <w:rPr>
          <w:rFonts w:ascii="黑体" w:eastAsia="黑体" w:hAnsi="黑体"/>
          <w:i/>
          <w:iCs/>
          <w:noProof/>
          <w:sz w:val="29"/>
          <w:szCs w:val="29"/>
          <w:bdr w:val="none" w:sz="0" w:space="0" w:color="auto" w:frame="1"/>
        </w:rPr>
        <w:drawing>
          <wp:inline distT="0" distB="0" distL="0" distR="0">
            <wp:extent cx="191135" cy="201930"/>
            <wp:effectExtent l="0" t="0" r="0" b="1270"/>
            <wp:docPr id="59" name="图片 59"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黑体" w:eastAsia="黑体" w:hAnsi="黑体"/>
          <w:i/>
          <w:iCs/>
          <w:sz w:val="29"/>
          <w:szCs w:val="29"/>
          <w:bdr w:val="none" w:sz="0" w:space="0" w:color="auto" w:frame="1"/>
        </w:rPr>
        <w:fldChar w:fldCharType="end"/>
      </w:r>
      <w:r>
        <w:rPr>
          <w:rStyle w:val="mi"/>
          <w:rFonts w:ascii="黑体" w:eastAsia="黑体" w:hAnsi="黑体" w:hint="eastAsia"/>
          <w:i/>
          <w:iCs/>
          <w:sz w:val="18"/>
          <w:szCs w:val="18"/>
          <w:bdr w:val="none" w:sz="0" w:space="0" w:color="auto" w:frame="1"/>
        </w:rPr>
        <w:t>的极大</w:t>
      </w:r>
      <w:r>
        <w:rPr>
          <w:rStyle w:val="mi"/>
          <w:rFonts w:ascii="MathJax_Math" w:hAnsi="MathJax_Math"/>
          <w:i/>
          <w:iCs/>
          <w:sz w:val="29"/>
          <w:szCs w:val="29"/>
          <w:bdr w:val="none" w:sz="0" w:space="0" w:color="auto" w:frame="1"/>
        </w:rPr>
        <w:t>，</w:t>
      </w:r>
      <w:r>
        <w:rPr>
          <w:rFonts w:ascii="tahoma" w:hAnsi="tahoma" w:cs="tahoma"/>
          <w:sz w:val="21"/>
          <w:szCs w:val="21"/>
        </w:rPr>
        <w:t>即是关于对偶问题的最优化问题。经过上面第一个步骤的求</w:t>
      </w:r>
      <w:r>
        <w:rPr>
          <w:rFonts w:ascii="tahoma" w:hAnsi="tahoma" w:cs="tahoma"/>
          <w:sz w:val="21"/>
          <w:szCs w:val="21"/>
        </w:rPr>
        <w:t>w</w:t>
      </w:r>
      <w:r>
        <w:rPr>
          <w:rFonts w:ascii="tahoma" w:hAnsi="tahoma" w:cs="tahoma"/>
          <w:sz w:val="21"/>
          <w:szCs w:val="21"/>
        </w:rPr>
        <w:t>和</w:t>
      </w:r>
      <w:r>
        <w:rPr>
          <w:rFonts w:ascii="tahoma" w:hAnsi="tahoma" w:cs="tahoma"/>
          <w:sz w:val="21"/>
          <w:szCs w:val="21"/>
        </w:rPr>
        <w:t>b</w:t>
      </w:r>
      <w:r>
        <w:rPr>
          <w:rFonts w:ascii="tahoma" w:hAnsi="tahoma" w:cs="tahoma"/>
          <w:sz w:val="21"/>
          <w:szCs w:val="21"/>
        </w:rPr>
        <w:t>，得到的拉格朗日函数式子已经没有了变量</w:t>
      </w:r>
      <w:r>
        <w:rPr>
          <w:rFonts w:ascii="tahoma" w:hAnsi="tahoma" w:cs="tahoma"/>
          <w:sz w:val="21"/>
          <w:szCs w:val="21"/>
        </w:rPr>
        <w:t>w</w:t>
      </w:r>
      <w:r>
        <w:rPr>
          <w:rFonts w:ascii="tahoma" w:hAnsi="tahoma" w:cs="tahoma"/>
          <w:sz w:val="21"/>
          <w:szCs w:val="21"/>
        </w:rPr>
        <w:t>，</w:t>
      </w:r>
      <w:r>
        <w:rPr>
          <w:rFonts w:ascii="tahoma" w:hAnsi="tahoma" w:cs="tahoma"/>
          <w:sz w:val="21"/>
          <w:szCs w:val="21"/>
        </w:rPr>
        <w:t>b</w:t>
      </w:r>
      <w:r>
        <w:rPr>
          <w:rFonts w:ascii="tahoma" w:hAnsi="tahoma" w:cs="tahoma"/>
          <w:sz w:val="21"/>
          <w:szCs w:val="21"/>
        </w:rPr>
        <w:t>，只有</w:t>
      </w:r>
      <w:r>
        <w:rPr>
          <w:rFonts w:ascii="tahoma" w:hAnsi="tahoma" w:cs="tahoma"/>
          <w:sz w:val="21"/>
          <w:szCs w:val="21"/>
        </w:rPr>
        <w:fldChar w:fldCharType="begin"/>
      </w:r>
      <w:r>
        <w:rPr>
          <w:rFonts w:ascii="tahoma" w:hAnsi="tahoma" w:cs="tahoma"/>
          <w:sz w:val="21"/>
          <w:szCs w:val="21"/>
        </w:rPr>
        <w:instrText xml:space="preserve"> INCLUDEPICTURE "https://img-blog.csdn.net/20131111195836468"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1135" cy="201930"/>
            <wp:effectExtent l="0" t="0" r="0" b="1270"/>
            <wp:docPr id="58" name="图片 58"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。从上面的式子得到：</w:t>
      </w:r>
    </w:p>
    <w:p w:rsidR="007D4915" w:rsidRDefault="007D4915" w:rsidP="007D4915">
      <w:pPr>
        <w:pStyle w:val="a5"/>
      </w:pPr>
      <w:r>
        <w:fldChar w:fldCharType="begin"/>
      </w:r>
      <w:r>
        <w:instrText xml:space="preserve"> INCLUDEPICTURE "http://my.csdn.net/uploads/201206/02/1338605996_4659.jpg" \* MERGEFORMATINET </w:instrText>
      </w:r>
      <w:r>
        <w:fldChar w:fldCharType="separate"/>
      </w:r>
      <w:r>
        <w:rPr>
          <w:noProof/>
        </w:rPr>
        <w:drawing>
          <wp:inline distT="0" distB="0" distL="0" distR="0">
            <wp:extent cx="5528945" cy="1882140"/>
            <wp:effectExtent l="0" t="0" r="0" b="0"/>
            <wp:docPr id="57" name="图片 57" descr="http://my.csdn.net/uploads/201206/02/1338605996_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my.csdn.net/uploads/201206/02/1338605996_465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8945" cy="1882140"/>
                    </a:xfrm>
                    <a:prstGeom prst="rect">
                      <a:avLst/>
                    </a:prstGeom>
                    <a:noFill/>
                    <a:ln>
                      <a:noFill/>
                    </a:ln>
                  </pic:spPr>
                </pic:pic>
              </a:graphicData>
            </a:graphic>
          </wp:inline>
        </w:drawing>
      </w:r>
      <w:r>
        <w:fldChar w:fldCharType="end"/>
      </w:r>
    </w:p>
    <w:p w:rsidR="007D4915" w:rsidRDefault="007D4915" w:rsidP="007D4915">
      <w:r>
        <w:t>    这样，</w:t>
      </w:r>
      <w:r>
        <w:rPr>
          <w:rFonts w:ascii="tahoma" w:hAnsi="tahoma" w:cs="tahoma"/>
          <w:sz w:val="21"/>
          <w:szCs w:val="21"/>
        </w:rPr>
        <w:t>求出了</w:t>
      </w:r>
      <w:r>
        <w:rPr>
          <w:rFonts w:ascii="tahoma" w:hAnsi="tahoma" w:cs="tahoma"/>
          <w:sz w:val="21"/>
          <w:szCs w:val="21"/>
        </w:rPr>
        <w:fldChar w:fldCharType="begin"/>
      </w:r>
      <w:r>
        <w:rPr>
          <w:rFonts w:ascii="tahoma" w:hAnsi="tahoma" w:cs="tahoma"/>
          <w:sz w:val="21"/>
          <w:szCs w:val="21"/>
        </w:rPr>
        <w:instrText xml:space="preserve"> INCLUDEPICTURE "https://img-blog.csdn.net/20131111195824031"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87020" cy="201930"/>
            <wp:effectExtent l="0" t="0" r="5080" b="1270"/>
            <wp:docPr id="56" name="图片 56"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sz w:val="21"/>
          <w:szCs w:val="21"/>
        </w:rPr>
        <w:fldChar w:fldCharType="end"/>
      </w:r>
      <w:r>
        <w:fldChar w:fldCharType="begin"/>
      </w:r>
      <w:r>
        <w:instrText xml:space="preserve"> INCLUDEPICTURE "/D:/Users/FLOYD/AppData/Local/Temp/TempPic/ISIS[}]AELU1H]9N1JXKYGT.tmp" \* MERGEFORMATINET </w:instrText>
      </w:r>
      <w:r>
        <w:fldChar w:fldCharType="separate"/>
      </w:r>
      <w:r>
        <w:rPr>
          <w:noProof/>
        </w:rPr>
        <mc:AlternateContent>
          <mc:Choice Requires="wps">
            <w:drawing>
              <wp:inline distT="0" distB="0" distL="0" distR="0">
                <wp:extent cx="308610" cy="308610"/>
                <wp:effectExtent l="0" t="0" r="0" b="0"/>
                <wp:docPr id="55" name="矩形 55" descr="/D:/Users/FLOYD/AppData/Local/Temp/TempPic/ISIS[}]AELU1H]9N1JXKYGT.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265C9" id="矩形 55" o:spid="_x0000_s1026" alt="/D:/Users/FLOYD/AppData/Local/Temp/TempPic/ISIS[}]AELU1H]9N1JXKYGT.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" filled="f" stroked="f">
                <o:lock v:ext="edit" aspectratio="t"/>
                <w10:anchorlock/>
              </v:rect>
            </w:pict>
          </mc:Fallback>
        </mc:AlternateContent>
      </w:r>
      <w:r>
        <w:fldChar w:fldCharType="end"/>
      </w:r>
      <w:r>
        <w:rPr>
          <w:rFonts w:ascii="tahoma" w:hAnsi="tahoma" w:cs="tahoma"/>
          <w:sz w:val="21"/>
          <w:szCs w:val="21"/>
        </w:rPr>
        <w:t>，根据</w:t>
      </w:r>
      <w:r>
        <w:rPr>
          <w:rFonts w:ascii="tahoma" w:hAnsi="tahoma" w:cs="tahoma"/>
          <w:sz w:val="21"/>
          <w:szCs w:val="21"/>
        </w:rPr>
        <w:fldChar w:fldCharType="begin"/>
      </w:r>
      <w:r>
        <w:rPr>
          <w:rFonts w:ascii="tahoma" w:hAnsi="tahoma" w:cs="tahoma"/>
          <w:sz w:val="21"/>
          <w:szCs w:val="21"/>
        </w:rPr>
        <w:instrText xml:space="preserve"> INCLUDEPICTURE "http://img.my.csdn.net/uploads/201301/11/1357838666_9138.jpg"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658620" cy="659130"/>
            <wp:effectExtent l="0" t="0" r="5080" b="1270"/>
            <wp:docPr id="54" name="图片 54" descr="http://img.my.csdn.net/uploads/201301/11/1357838666_9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g.my.csdn.net/uploads/201301/11/1357838666_913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58620" cy="6591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w:t>
      </w:r>
      <w:r>
        <w:fldChar w:fldCharType="begin"/>
      </w:r>
      <w:r>
        <w:instrText xml:space="preserve"> INCLUDEPICTURE "/D:/Users/FLOYD/AppData/Local/Temp/TempPic/)U$34K_@{(E](F44OFBE]@M.tmp" \* MERGEFORMATINET </w:instrText>
      </w:r>
      <w:r>
        <w:fldChar w:fldCharType="separate"/>
      </w:r>
      <w:r>
        <w:rPr>
          <w:noProof/>
        </w:rPr>
        <mc:AlternateContent>
          <mc:Choice Requires="wps">
            <w:drawing>
              <wp:inline distT="0" distB="0" distL="0" distR="0">
                <wp:extent cx="308610" cy="308610"/>
                <wp:effectExtent l="0" t="0" r="0" b="0"/>
                <wp:docPr id="53" name="矩形 53" descr="/D:/Users/FLOYD/AppData/Local/Temp/TempPic/)U$34K_@{(E](F44OFBE]@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0D3CA" id="矩形 53" o:spid="_x0000_s1026" alt="/D:/Users/FLOYD/AppData/Local/Temp/TempPic/)U$34K_@{(E](F44OFBE]@M.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" filled="f" stroked="f">
                <o:lock v:ext="edit" aspectratio="t"/>
                <w10:anchorlock/>
              </v:rect>
            </w:pict>
          </mc:Fallback>
        </mc:AlternateContent>
      </w:r>
      <w:r>
        <w:fldChar w:fldCharType="end"/>
      </w:r>
      <w:r>
        <w:rPr>
          <w:rFonts w:ascii="tahoma" w:hAnsi="tahoma" w:cs="tahoma"/>
          <w:sz w:val="21"/>
          <w:szCs w:val="21"/>
        </w:rPr>
        <w:t>即可求出</w:t>
      </w:r>
      <w:r>
        <w:rPr>
          <w:rFonts w:ascii="tahoma" w:hAnsi="tahoma" w:cs="tahoma"/>
          <w:sz w:val="21"/>
          <w:szCs w:val="21"/>
        </w:rPr>
        <w:t>w</w:t>
      </w:r>
      <w:r>
        <w:rPr>
          <w:rFonts w:ascii="tahoma" w:hAnsi="tahoma" w:cs="tahoma"/>
          <w:sz w:val="21"/>
          <w:szCs w:val="21"/>
        </w:rPr>
        <w:t>，然后</w:t>
      </w:r>
      <w:r>
        <w:rPr>
          <w:rFonts w:ascii="tahoma" w:hAnsi="tahoma" w:cs="tahoma"/>
          <w:sz w:val="21"/>
          <w:szCs w:val="21"/>
        </w:rPr>
        <w:lastRenderedPageBreak/>
        <w:t>通过</w:t>
      </w:r>
      <w:r>
        <w:rPr>
          <w:rFonts w:ascii="tahoma" w:hAnsi="tahoma" w:cs="tahoma"/>
          <w:sz w:val="21"/>
          <w:szCs w:val="21"/>
        </w:rPr>
        <w:fldChar w:fldCharType="begin"/>
      </w:r>
      <w:r>
        <w:rPr>
          <w:rFonts w:ascii="tahoma" w:hAnsi="tahoma" w:cs="tahoma"/>
          <w:sz w:val="21"/>
          <w:szCs w:val="21"/>
        </w:rPr>
        <w:instrText xml:space="preserve"> INCLUDEPICTURE "http://img.my.csdn.net/uploads/201301/11/1357838696_3314.png"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784725" cy="584835"/>
            <wp:effectExtent l="0" t="0" r="3175" b="0"/>
            <wp:docPr id="52" name="图片 52" descr="http://img.my.csdn.net/uploads/201301/11/1357838696_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my.csdn.net/uploads/201301/11/1357838696_331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4725" cy="58483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，即可求出</w:t>
      </w:r>
      <w:r>
        <w:rPr>
          <w:rFonts w:ascii="tahoma" w:hAnsi="tahoma" w:cs="tahoma"/>
          <w:sz w:val="21"/>
          <w:szCs w:val="21"/>
        </w:rPr>
        <w:t>b</w:t>
      </w:r>
      <w:r>
        <w:rPr>
          <w:rFonts w:ascii="tahoma" w:hAnsi="tahoma" w:cs="tahoma"/>
          <w:sz w:val="21"/>
          <w:szCs w:val="21"/>
        </w:rPr>
        <w:t>，</w:t>
      </w:r>
      <w:r>
        <w:t>最终得出分离超平面和分类决策函数。</w:t>
      </w:r>
    </w:p>
    <w:p w:rsidR="007D4915" w:rsidRDefault="007D4915" w:rsidP="007D4915">
      <w:pPr>
        <w:pStyle w:val="a5"/>
      </w:pPr>
      <w:r>
        <w:t xml:space="preserve">    </w:t>
      </w:r>
      <w:r>
        <w:rPr>
          <w:rStyle w:val="a7"/>
        </w:rPr>
        <w:t>（3）</w:t>
      </w:r>
      <w:r>
        <w:rPr>
          <w:rFonts w:hint="eastAsia"/>
        </w:rPr>
        <w:t>在求得</w:t>
      </w:r>
      <w:r>
        <w:t>L(w, b, a) </w:t>
      </w:r>
      <w:r>
        <w:rPr>
          <w:rFonts w:hint="eastAsia"/>
        </w:rPr>
        <w:t>关于 </w:t>
      </w:r>
      <w:r>
        <w:rPr>
          <w:rFonts w:ascii="Times New Roman" w:hAnsi="Times New Roman" w:cs="Times New Roman"/>
        </w:rPr>
        <w:t>w </w:t>
      </w:r>
      <w:r>
        <w:rPr>
          <w:rFonts w:hint="eastAsia"/>
        </w:rPr>
        <w:t>和 </w:t>
      </w:r>
      <w:r>
        <w:rPr>
          <w:rFonts w:ascii="Times New Roman" w:hAnsi="Times New Roman" w:cs="Times New Roman"/>
        </w:rPr>
        <w:t>b </w:t>
      </w:r>
      <w:r>
        <w:rPr>
          <w:rFonts w:hint="eastAsia"/>
        </w:rPr>
        <w:t>最小化，</w:t>
      </w:r>
      <w:r>
        <w:t>以及对</w:t>
      </w:r>
      <w:r>
        <w:fldChar w:fldCharType="begin"/>
      </w:r>
      <w:r>
        <w:instrText xml:space="preserve"> INCLUDEPICTURE "https://img-blog.csdn.net/20131111195836468" \* MERGEFORMATINET </w:instrText>
      </w:r>
      <w:r>
        <w:fldChar w:fldCharType="separate"/>
      </w:r>
      <w:r>
        <w:rPr>
          <w:noProof/>
        </w:rPr>
        <w:drawing>
          <wp:inline distT="0" distB="0" distL="0" distR="0">
            <wp:extent cx="191135" cy="201930"/>
            <wp:effectExtent l="0" t="0" r="0" b="1270"/>
            <wp:docPr id="51" name="图片 51"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fldChar w:fldCharType="end"/>
      </w:r>
      <w:r>
        <w:t>的极大之后，最后一步则可以利用</w:t>
      </w:r>
      <w:r>
        <w:rPr>
          <w:rFonts w:ascii="Times New Roman" w:hAnsi="Times New Roman" w:cs="Times New Roman"/>
        </w:rPr>
        <w:t>SMO</w:t>
      </w:r>
      <w:r>
        <w:rPr>
          <w:rFonts w:hint="eastAsia"/>
        </w:rPr>
        <w:t>算法求解对偶问题中的拉格朗日乘子</w:t>
      </w:r>
      <w:r>
        <w:fldChar w:fldCharType="begin"/>
      </w:r>
      <w:r>
        <w:instrText xml:space="preserve"> INCLUDEPICTURE "https://img-blog.csdn.net/20131111195836468" \* MERGEFORMATINET </w:instrText>
      </w:r>
      <w:r>
        <w:fldChar w:fldCharType="separate"/>
      </w:r>
      <w:r>
        <w:rPr>
          <w:noProof/>
        </w:rPr>
        <w:drawing>
          <wp:inline distT="0" distB="0" distL="0" distR="0">
            <wp:extent cx="191135" cy="201930"/>
            <wp:effectExtent l="0" t="0" r="0" b="1270"/>
            <wp:docPr id="50" name="图片 50" descr="https://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mg-blog.csdn.net/201311111958364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fldChar w:fldCharType="end"/>
      </w:r>
      <w:r>
        <w:rPr>
          <w:rFonts w:hint="eastAsia"/>
        </w:rPr>
        <w:t>。</w:t>
      </w:r>
    </w:p>
    <w:p w:rsidR="007D4915" w:rsidRDefault="007D4915" w:rsidP="007D4915">
      <w:pPr>
        <w:pStyle w:val="a5"/>
      </w:pPr>
      <w:r>
        <w:fldChar w:fldCharType="begin"/>
      </w:r>
      <w:r>
        <w:instrText xml:space="preserve"> INCLUDEPICTURE "http://my.csdn.net/uploads/201206/02/1338605996_4659.jpg" \* MERGEFORMATINET </w:instrText>
      </w:r>
      <w:r>
        <w:fldChar w:fldCharType="separate"/>
      </w:r>
      <w:r>
        <w:rPr>
          <w:noProof/>
        </w:rPr>
        <w:drawing>
          <wp:inline distT="0" distB="0" distL="0" distR="0">
            <wp:extent cx="5528945" cy="1882140"/>
            <wp:effectExtent l="0" t="0" r="0" b="0"/>
            <wp:docPr id="49" name="图片 49" descr="http://my.csdn.net/uploads/201206/02/1338605996_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my.csdn.net/uploads/201206/02/1338605996_465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8945" cy="1882140"/>
                    </a:xfrm>
                    <a:prstGeom prst="rect">
                      <a:avLst/>
                    </a:prstGeom>
                    <a:noFill/>
                    <a:ln>
                      <a:noFill/>
                    </a:ln>
                  </pic:spPr>
                </pic:pic>
              </a:graphicData>
            </a:graphic>
          </wp:inline>
        </w:drawing>
      </w:r>
      <w:r>
        <w:fldChar w:fldCharType="end"/>
      </w:r>
    </w:p>
    <w:p w:rsidR="007D4915" w:rsidRDefault="007D4915" w:rsidP="007D4915">
      <w:r>
        <w:t>       上述式子要解决的是在参数</w:t>
      </w:r>
      <w:r>
        <w:fldChar w:fldCharType="begin"/>
      </w:r>
      <w:r>
        <w:instrText xml:space="preserve"> INCLUDEPICTURE "http://img.my.csdn.net/uploads/201304/05/1365176671_1627.png" \* MERGEFORMATINET </w:instrText>
      </w:r>
      <w:r>
        <w:fldChar w:fldCharType="separate"/>
      </w:r>
      <w:r>
        <w:rPr>
          <w:noProof/>
        </w:rPr>
        <w:drawing>
          <wp:inline distT="0" distB="0" distL="0" distR="0">
            <wp:extent cx="1062990" cy="266065"/>
            <wp:effectExtent l="0" t="0" r="3810" b="0"/>
            <wp:docPr id="48" name="图片 48" descr="http://img.my.csdn.net/uploads/201304/05/1365176671_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my.csdn.net/uploads/201304/05/1365176671_162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2990"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"/C:/Users/ADMINI~1/AppData/Local/Temp/TempPic/E0TMRYVUZDXF%F}{OKK6FS2.tmp" \* MERGEFORMATINET </w:instrText>
      </w:r>
      <w:r>
        <w:fldChar w:fldCharType="separate"/>
      </w:r>
      <w:r>
        <w:rPr>
          <w:noProof/>
        </w:rPr>
        <mc:AlternateContent>
          <mc:Choice Requires="wps">
            <w:drawing>
              <wp:inline distT="0" distB="0" distL="0" distR="0">
                <wp:extent cx="308610" cy="308610"/>
                <wp:effectExtent l="0" t="0" r="0" b="0"/>
                <wp:docPr id="47" name="矩形 47" descr="/C:/Users/ADMINI~1/AppData/Local/Temp/TempPic/E0TMRYVUZDXF%F}{OKK6FS2.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D695E" id="矩形 47" o:spid="_x0000_s1026" alt="/C:/Users/ADMINI~1/AppData/Local/Temp/TempPic/E0TMRYVUZDXF%F}{OKK6FS2.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" filled="f" stroked="f">
                <o:lock v:ext="edit" aspectratio="t"/>
                <w10:anchorlock/>
              </v:rect>
            </w:pict>
          </mc:Fallback>
        </mc:AlternateContent>
      </w:r>
      <w:r>
        <w:fldChar w:fldCharType="end"/>
      </w:r>
      <w:r>
        <w:t>上求最大值W的问题，至于</w:t>
      </w:r>
      <w:r>
        <w:fldChar w:fldCharType="begin"/>
      </w:r>
      <w:r>
        <w:instrText xml:space="preserve"> INCLUDEPICTURE "/C:/Users/ADMINI~1/AppData/Local/Temp/TempPic/]GR(Y{27@S9FMX5`HI))UUT.tmp" \* MERGEFORMATINET </w:instrText>
      </w:r>
      <w:r>
        <w:fldChar w:fldCharType="separate"/>
      </w:r>
      <w:r>
        <w:rPr>
          <w:noProof/>
        </w:rPr>
        <mc:AlternateContent>
          <mc:Choice Requires="wps">
            <w:drawing>
              <wp:inline distT="0" distB="0" distL="0" distR="0">
                <wp:extent cx="308610" cy="308610"/>
                <wp:effectExtent l="0" t="0" r="0" b="0"/>
                <wp:docPr id="46" name="矩形 46" descr="/C:/Users/ADMINI~1/AppData/Local/Temp/TempPic/]GR(Y{27@S9FMX5`HI))UUT.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43E88" id="矩形 46" o:spid="_x0000_s1026" alt="/C:/Users/ADMINI~1/AppData/Local/Temp/TempPic/]GR(Y{27@S9FMX5`HI))UUT.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" filled="f" stroked="f">
                <o:lock v:ext="edit" aspectratio="t"/>
                <w10:anchorlock/>
              </v:rect>
            </w:pict>
          </mc:Fallback>
        </mc:AlternateContent>
      </w:r>
      <w:r>
        <w:fldChar w:fldCharType="end"/>
      </w:r>
      <w:r>
        <w:fldChar w:fldCharType="begin"/>
      </w:r>
      <w:r>
        <w:instrText xml:space="preserve"> INCLUDEPICTURE "http://img.my.csdn.net/uploads/201304/05/1365176682_4857.png" \* MERGEFORMATINET </w:instrText>
      </w:r>
      <w:r>
        <w:fldChar w:fldCharType="separate"/>
      </w:r>
      <w:r>
        <w:rPr>
          <w:noProof/>
        </w:rPr>
        <w:drawing>
          <wp:inline distT="0" distB="0" distL="0" distR="0">
            <wp:extent cx="266065" cy="266065"/>
            <wp:effectExtent l="0" t="0" r="635" b="0"/>
            <wp:docPr id="45" name="图片 45" descr="http://img.my.csdn.net/uploads/201304/05/1365176682_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g.my.csdn.net/uploads/201304/05/1365176682_485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fldChar w:fldCharType="end"/>
      </w:r>
      <w:r>
        <w:t>和</w:t>
      </w:r>
      <w:r>
        <w:fldChar w:fldCharType="begin"/>
      </w:r>
      <w:r>
        <w:instrText xml:space="preserve"> INCLUDEPICTURE "http://img.my.csdn.net/uploads/201304/05/1365176690_4143.png" \* MERGEFORMATINET </w:instrText>
      </w:r>
      <w:r>
        <w:fldChar w:fldCharType="separate"/>
      </w:r>
      <w:r>
        <w:rPr>
          <w:noProof/>
        </w:rPr>
        <w:drawing>
          <wp:inline distT="0" distB="0" distL="0" distR="0">
            <wp:extent cx="255270" cy="266065"/>
            <wp:effectExtent l="0" t="0" r="0" b="635"/>
            <wp:docPr id="44" name="图片 44" descr="http://img.my.csdn.net/uploads/201304/05/1365176690_4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g.my.csdn.net/uploads/201304/05/1365176690_414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"/C:/Users/ADMINI~1/AppData/Local/Temp/TempPic/}4YBUPTWG@]D6CCL3I0~7EH.tmp" \* MERGEFORMATINET </w:instrText>
      </w:r>
      <w:r>
        <w:fldChar w:fldCharType="separate"/>
      </w:r>
      <w:r>
        <w:rPr>
          <w:noProof/>
        </w:rPr>
        <mc:AlternateContent>
          <mc:Choice Requires="wps">
            <w:drawing>
              <wp:inline distT="0" distB="0" distL="0" distR="0">
                <wp:extent cx="308610" cy="308610"/>
                <wp:effectExtent l="0" t="0" r="0" b="0"/>
                <wp:docPr id="43" name="矩形 43" descr="/C:/Users/ADMINI~1/AppData/Local/Temp/TempPic/}4YBUPTWG@]D6CCL3I0~7EH.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38ADD" id="矩形 43" o:spid="_x0000_s1026" alt="/C:/Users/ADMINI~1/AppData/Local/Temp/TempPic/}4YBUPTWG@]D6CCL3I0~7EH.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" filled="f" stroked="f">
                <o:lock v:ext="edit" aspectratio="t"/>
                <w10:anchorlock/>
              </v:rect>
            </w:pict>
          </mc:Fallback>
        </mc:AlternateContent>
      </w:r>
      <w:r>
        <w:fldChar w:fldCharType="end"/>
      </w:r>
      <w:r>
        <w:t>都是已知数</w:t>
      </w:r>
      <w:r>
        <w:rPr>
          <w:rFonts w:ascii="Arial" w:hAnsi="Arial" w:cs="Arial"/>
          <w:color w:val="333333"/>
          <w:sz w:val="21"/>
          <w:szCs w:val="21"/>
        </w:rPr>
        <w:t>。要了解这个</w:t>
      </w:r>
      <w:r>
        <w:rPr>
          <w:rFonts w:ascii="Arial" w:hAnsi="Arial" w:cs="Arial"/>
          <w:color w:val="333333"/>
          <w:sz w:val="21"/>
          <w:szCs w:val="21"/>
        </w:rPr>
        <w:t>SMO</w:t>
      </w:r>
      <w:r>
        <w:rPr>
          <w:rFonts w:ascii="Arial" w:hAnsi="Arial" w:cs="Arial"/>
          <w:color w:val="333333"/>
          <w:sz w:val="21"/>
          <w:szCs w:val="21"/>
        </w:rPr>
        <w:t>算法是如何推导的，请跳到下文第</w:t>
      </w:r>
      <w:r>
        <w:rPr>
          <w:rFonts w:ascii="Arial" w:hAnsi="Arial" w:cs="Arial"/>
          <w:color w:val="333333"/>
          <w:sz w:val="21"/>
          <w:szCs w:val="21"/>
        </w:rPr>
        <w:t>3.5</w:t>
      </w:r>
      <w:r>
        <w:rPr>
          <w:rFonts w:ascii="Arial" w:hAnsi="Arial" w:cs="Arial"/>
          <w:color w:val="333333"/>
          <w:sz w:val="21"/>
          <w:szCs w:val="21"/>
        </w:rPr>
        <w:t>节、</w:t>
      </w:r>
      <w:r>
        <w:rPr>
          <w:rFonts w:ascii="Arial" w:hAnsi="Arial" w:cs="Arial"/>
          <w:color w:val="333333"/>
          <w:sz w:val="21"/>
          <w:szCs w:val="21"/>
        </w:rPr>
        <w:t>SMO</w:t>
      </w:r>
      <w:r>
        <w:rPr>
          <w:rFonts w:ascii="Arial" w:hAnsi="Arial" w:cs="Arial"/>
          <w:color w:val="333333"/>
          <w:sz w:val="21"/>
          <w:szCs w:val="21"/>
        </w:rPr>
        <w:t>算法。</w:t>
      </w:r>
    </w:p>
    <w:p w:rsidR="007D4915" w:rsidRDefault="007D4915" w:rsidP="007D4915">
      <w:r>
        <w:rPr>
          <w:rFonts w:ascii="Arial" w:hAnsi="Arial" w:cs="Arial"/>
          <w:color w:val="333333"/>
          <w:sz w:val="21"/>
          <w:szCs w:val="21"/>
        </w:rPr>
        <w:t>    </w:t>
      </w:r>
      <w:r>
        <w:rPr>
          <w:rFonts w:ascii="Arial" w:hAnsi="Arial" w:cs="Arial"/>
          <w:color w:val="333333"/>
          <w:sz w:val="21"/>
          <w:szCs w:val="21"/>
        </w:rPr>
        <w:t>到目前为止，我们的</w:t>
      </w:r>
      <w:r>
        <w:rPr>
          <w:rFonts w:ascii="Arial" w:hAnsi="Arial" w:cs="Arial"/>
          <w:color w:val="333333"/>
          <w:sz w:val="21"/>
          <w:szCs w:val="21"/>
        </w:rPr>
        <w:t> </w:t>
      </w:r>
      <w:r>
        <w:rPr>
          <w:rFonts w:ascii="Times New Roman" w:hAnsi="Times New Roman" w:cs="Times New Roman"/>
          <w:color w:val="333333"/>
          <w:sz w:val="21"/>
          <w:szCs w:val="21"/>
        </w:rPr>
        <w:t>SVM </w:t>
      </w:r>
      <w:r>
        <w:rPr>
          <w:rFonts w:hint="eastAsia"/>
          <w:color w:val="333333"/>
          <w:sz w:val="21"/>
          <w:szCs w:val="21"/>
        </w:rPr>
        <w:t>还比较弱，只能处理线性的情况，下面我们将引入核函数，进而推广到非线性分类问题。</w:t>
      </w:r>
    </w:p>
    <w:p w:rsidR="007D4915" w:rsidRDefault="007D4915" w:rsidP="007D4915">
      <w:pPr>
        <w:pStyle w:val="4"/>
      </w:pPr>
      <w:bookmarkStart w:id="11" w:name="t13"/>
      <w:bookmarkEnd w:id="11"/>
      <w:r>
        <w:t>2.1.5、线性不可分的情况</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OK</w:t>
      </w:r>
      <w:r>
        <w:rPr>
          <w:rFonts w:ascii="tahoma" w:hAnsi="tahoma" w:cs="tahoma"/>
          <w:sz w:val="21"/>
          <w:szCs w:val="21"/>
        </w:rPr>
        <w:t>，为过渡到下节</w:t>
      </w:r>
      <w:r>
        <w:rPr>
          <w:rFonts w:ascii="tahoma" w:hAnsi="tahoma" w:cs="tahoma"/>
          <w:sz w:val="21"/>
          <w:szCs w:val="21"/>
        </w:rPr>
        <w:t>2.2</w:t>
      </w:r>
      <w:r>
        <w:rPr>
          <w:rFonts w:ascii="tahoma" w:hAnsi="tahoma" w:cs="tahoma"/>
          <w:sz w:val="21"/>
          <w:szCs w:val="21"/>
        </w:rPr>
        <w:t>节所介绍的核函数，让我们再来看看上述推导过程中得到的一些有趣的形式。首先就是关于我们的</w:t>
      </w:r>
      <w:r>
        <w:rPr>
          <w:rFonts w:ascii="tahoma" w:hAnsi="tahoma" w:cs="tahoma"/>
          <w:sz w:val="21"/>
          <w:szCs w:val="21"/>
        </w:rPr>
        <w:t xml:space="preserve"> hyper plane </w:t>
      </w:r>
      <w:r>
        <w:rPr>
          <w:rFonts w:ascii="tahoma" w:hAnsi="tahoma" w:cs="tahoma"/>
          <w:sz w:val="21"/>
          <w:szCs w:val="21"/>
        </w:rPr>
        <w:t>，对于一个数据点</w:t>
      </w:r>
      <w:r>
        <w:rPr>
          <w:rFonts w:ascii="tahoma" w:hAnsi="tahoma" w:cs="tahoma"/>
          <w:sz w:val="21"/>
          <w:szCs w:val="21"/>
        </w:rPr>
        <w:t>  </w:t>
      </w:r>
      <w:r>
        <w:rPr>
          <w:rFonts w:ascii="tahoma" w:hAnsi="tahoma" w:cs="tahoma"/>
          <w:sz w:val="21"/>
          <w:szCs w:val="21"/>
        </w:rPr>
        <w:t>进行分类，实际上是通过把</w:t>
      </w:r>
      <w:r>
        <w:rPr>
          <w:rFonts w:ascii="tahoma" w:hAnsi="tahoma" w:cs="tahoma"/>
          <w:sz w:val="21"/>
          <w:szCs w:val="21"/>
        </w:rPr>
        <w:t>  </w:t>
      </w:r>
      <w:r>
        <w:rPr>
          <w:rFonts w:ascii="tahoma" w:hAnsi="tahoma" w:cs="tahoma"/>
          <w:sz w:val="21"/>
          <w:szCs w:val="21"/>
        </w:rPr>
        <w:t>带入到</w:t>
      </w:r>
      <w:r>
        <w:rPr>
          <w:rFonts w:ascii="tahoma" w:hAnsi="tahoma" w:cs="tahoma"/>
          <w:sz w:val="21"/>
          <w:szCs w:val="21"/>
        </w:rPr>
        <w:fldChar w:fldCharType="begin"/>
      </w:r>
      <w:r>
        <w:rPr>
          <w:rFonts w:ascii="tahoma" w:hAnsi="tahoma" w:cs="tahoma"/>
          <w:sz w:val="21"/>
          <w:szCs w:val="21"/>
        </w:rPr>
        <w:instrText xml:space="preserve"> INCLUDEPICTURE "https://img-blog.csdn.net/20131107201211968"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680210" cy="266065"/>
            <wp:effectExtent l="0" t="0" r="0" b="635"/>
            <wp:docPr id="42" name="图片 42"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算出结果然后根据其正负号来进行类别划分的。而前面的推导中我们得到</w:t>
      </w:r>
      <w:r>
        <w:rPr>
          <w:rFonts w:ascii="tahoma" w:hAnsi="tahoma" w:cs="tahoma"/>
          <w:sz w:val="21"/>
          <w:szCs w:val="21"/>
        </w:rPr>
        <w:t> </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"https://img-blog.csdn.net/20131111163543781"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786255" cy="244475"/>
            <wp:effectExtent l="0" t="0" r="4445" b="0"/>
            <wp:docPr id="41" name="图片 41" descr="https://img-blog.csdn.net/2013111116354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mg-blog.csdn.net/201311111635437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86255" cy="24447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21"/>
          <w:szCs w:val="21"/>
        </w:rPr>
        <w:t>因此</w:t>
      </w:r>
      <w:r>
        <w:rPr>
          <w:rStyle w:val="a7"/>
          <w:rFonts w:ascii="tahoma" w:hAnsi="tahoma" w:cs="tahoma"/>
          <w:sz w:val="21"/>
          <w:szCs w:val="21"/>
        </w:rPr>
        <w:t>分类函数</w:t>
      </w:r>
      <w:r>
        <w:rPr>
          <w:rFonts w:ascii="tahoma" w:hAnsi="tahoma" w:cs="tahoma"/>
          <w:sz w:val="21"/>
          <w:szCs w:val="21"/>
        </w:rPr>
        <w:t>为：</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lastRenderedPageBreak/>
        <w:fldChar w:fldCharType="begin"/>
      </w:r>
      <w:r>
        <w:rPr>
          <w:rFonts w:ascii="tahoma" w:hAnsi="tahoma" w:cs="tahoma"/>
          <w:sz w:val="21"/>
          <w:szCs w:val="21"/>
        </w:rPr>
        <w:instrText xml:space="preserve"> INCLUDEPICTURE "http://img.my.csdn.net/uploads/201210/25/1351142572_5782.jpg"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720590" cy="1711960"/>
            <wp:effectExtent l="0" t="0" r="3810" b="2540"/>
            <wp:docPr id="40" name="图片 40" descr="http://img.my.csdn.net/uploads/201210/25/1351142572_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g.my.csdn.net/uploads/201210/25/1351142572_578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0590" cy="171196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0" w:beforeAutospacing="0" w:after="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这里的形式的有趣之处在于，对于新点</w:t>
      </w:r>
      <w:r>
        <w:rPr>
          <w:rFonts w:ascii="tahoma" w:hAnsi="tahoma" w:cs="tahoma"/>
          <w:sz w:val="21"/>
          <w:szCs w:val="21"/>
        </w:rPr>
        <w:t> </w:t>
      </w:r>
      <w:r>
        <w:rPr>
          <w:rStyle w:val="a6"/>
          <w:rFonts w:ascii="MathJax_Math" w:hAnsi="MathJax_Math" w:cs="tahoma"/>
          <w:sz w:val="29"/>
          <w:szCs w:val="29"/>
        </w:rPr>
        <w:t>x</w:t>
      </w:r>
      <w:r>
        <w:rPr>
          <w:rFonts w:ascii="tahoma" w:hAnsi="tahoma" w:cs="tahoma"/>
          <w:sz w:val="21"/>
          <w:szCs w:val="21"/>
        </w:rPr>
        <w:t>的预测，只需要计算它与训练数据点的内积即可（</w:t>
      </w:r>
      <w:r>
        <w:rPr>
          <w:rFonts w:ascii="tahoma" w:hAnsi="tahoma" w:cs="tahoma"/>
          <w:sz w:val="21"/>
          <w:szCs w:val="21"/>
        </w:rPr>
        <w:fldChar w:fldCharType="begin"/>
      </w:r>
      <w:r>
        <w:rPr>
          <w:rFonts w:ascii="tahoma" w:hAnsi="tahoma" w:cs="tahoma"/>
          <w:sz w:val="21"/>
          <w:szCs w:val="21"/>
        </w:rPr>
        <w:instrText xml:space="preserve"> INCLUDEPICTURE "https://img-blog.csdn.net/20131111163753093"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03860" cy="308610"/>
            <wp:effectExtent l="0" t="0" r="2540" b="0"/>
            <wp:docPr id="39" name="图片 39" descr="https://img-blog.csdn.net/2013111116375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mg-blog.csdn.net/201311111637530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3860" cy="30861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表示向量内积），这一点至关重要，是之后使用</w:t>
      </w:r>
      <w:r>
        <w:rPr>
          <w:rFonts w:ascii="tahoma" w:hAnsi="tahoma" w:cs="tahoma"/>
          <w:sz w:val="21"/>
          <w:szCs w:val="21"/>
        </w:rPr>
        <w:t xml:space="preserve"> Kernel </w:t>
      </w:r>
      <w:r>
        <w:rPr>
          <w:rFonts w:ascii="tahoma" w:hAnsi="tahoma" w:cs="tahoma"/>
          <w:sz w:val="21"/>
          <w:szCs w:val="21"/>
        </w:rPr>
        <w:t>进行非线性推广的基本前提。此外，所谓</w:t>
      </w:r>
      <w:r>
        <w:rPr>
          <w:rFonts w:ascii="tahoma" w:hAnsi="tahoma" w:cs="tahoma"/>
          <w:sz w:val="21"/>
          <w:szCs w:val="21"/>
        </w:rPr>
        <w:t xml:space="preserve"> Supporting Vector </w:t>
      </w:r>
      <w:r>
        <w:rPr>
          <w:rFonts w:ascii="tahoma" w:hAnsi="tahoma" w:cs="tahoma"/>
          <w:sz w:val="21"/>
          <w:szCs w:val="21"/>
        </w:rPr>
        <w:t>也在这里显示出来</w:t>
      </w:r>
      <w:r>
        <w:rPr>
          <w:rFonts w:ascii="tahoma" w:hAnsi="tahoma" w:cs="tahoma"/>
          <w:sz w:val="21"/>
          <w:szCs w:val="21"/>
        </w:rPr>
        <w:t>——</w:t>
      </w:r>
      <w:r>
        <w:rPr>
          <w:rFonts w:ascii="tahoma" w:hAnsi="tahoma" w:cs="tahoma"/>
          <w:sz w:val="21"/>
          <w:szCs w:val="21"/>
        </w:rPr>
        <w:t>事实上，所有非</w:t>
      </w:r>
      <w:r>
        <w:rPr>
          <w:rFonts w:ascii="tahoma" w:hAnsi="tahoma" w:cs="tahoma"/>
          <w:sz w:val="21"/>
          <w:szCs w:val="21"/>
        </w:rPr>
        <w:t xml:space="preserve">Supporting Vector </w:t>
      </w:r>
      <w:r>
        <w:rPr>
          <w:rFonts w:ascii="tahoma" w:hAnsi="tahoma" w:cs="tahoma"/>
          <w:sz w:val="21"/>
          <w:szCs w:val="21"/>
        </w:rPr>
        <w:t>所对应的系数</w:t>
      </w:r>
      <w:r>
        <w:rPr>
          <w:rFonts w:ascii="tahoma" w:hAnsi="tahoma" w:cs="tahoma"/>
          <w:sz w:val="21"/>
          <w:szCs w:val="21"/>
        </w:rPr>
        <w:fldChar w:fldCharType="begin"/>
      </w:r>
      <w:r>
        <w:rPr>
          <w:rFonts w:ascii="tahoma" w:hAnsi="tahoma" w:cs="tahoma"/>
          <w:sz w:val="21"/>
          <w:szCs w:val="21"/>
        </w:rPr>
        <w:instrText xml:space="preserve"> INCLUDEPICTURE "https://img-blog.csdn.net/20131111164022593"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1135" cy="201930"/>
            <wp:effectExtent l="0" t="0" r="0" b="1270"/>
            <wp:docPr id="38" name="图片 38" descr="https://img-blog.csdn.net/201311111640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img-blog.csdn.net/201311111640225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都是等于零的，因此对于新点的内积计算实际上只要针对少量的</w:t>
      </w:r>
      <w:r>
        <w:rPr>
          <w:rFonts w:ascii="tahoma" w:hAnsi="tahoma" w:cs="tahoma"/>
          <w:sz w:val="21"/>
          <w:szCs w:val="21"/>
        </w:rPr>
        <w:t>“</w:t>
      </w:r>
      <w:r>
        <w:rPr>
          <w:rFonts w:ascii="tahoma" w:hAnsi="tahoma" w:cs="tahoma"/>
          <w:sz w:val="21"/>
          <w:szCs w:val="21"/>
        </w:rPr>
        <w:t>支持向量</w:t>
      </w:r>
      <w:r>
        <w:rPr>
          <w:rFonts w:ascii="tahoma" w:hAnsi="tahoma" w:cs="tahoma"/>
          <w:sz w:val="21"/>
          <w:szCs w:val="21"/>
        </w:rPr>
        <w:t>”</w:t>
      </w:r>
      <w:r>
        <w:rPr>
          <w:rFonts w:ascii="tahoma" w:hAnsi="tahoma" w:cs="tahoma"/>
          <w:sz w:val="21"/>
          <w:szCs w:val="21"/>
        </w:rPr>
        <w:t>而不是所有的训练数据即可。</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为什么非支持向量对应的</w:t>
      </w:r>
      <w:r>
        <w:rPr>
          <w:rFonts w:ascii="tahoma" w:hAnsi="tahoma" w:cs="tahoma"/>
          <w:sz w:val="21"/>
          <w:szCs w:val="21"/>
        </w:rPr>
        <w:fldChar w:fldCharType="begin"/>
      </w:r>
      <w:r>
        <w:rPr>
          <w:rFonts w:ascii="tahoma" w:hAnsi="tahoma" w:cs="tahoma"/>
          <w:sz w:val="21"/>
          <w:szCs w:val="21"/>
        </w:rPr>
        <w:instrText xml:space="preserve"> INCLUDEPICTURE "https://img-blog.csdn.net/20131111164022593"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1135" cy="201930"/>
            <wp:effectExtent l="0" t="0" r="0" b="1270"/>
            <wp:docPr id="37" name="图片 37" descr="https://img-blog.csdn.net/201311111640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img-blog.csdn.net/201311111640225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等于零呢？直观上来理解的话，就是这些</w:t>
      </w:r>
      <w:r>
        <w:rPr>
          <w:rFonts w:ascii="tahoma" w:hAnsi="tahoma" w:cs="tahoma"/>
          <w:sz w:val="21"/>
          <w:szCs w:val="21"/>
        </w:rPr>
        <w:t>“</w:t>
      </w:r>
      <w:r>
        <w:rPr>
          <w:rFonts w:ascii="tahoma" w:hAnsi="tahoma" w:cs="tahoma"/>
          <w:sz w:val="21"/>
          <w:szCs w:val="21"/>
        </w:rPr>
        <w:t>后方</w:t>
      </w:r>
      <w:r>
        <w:rPr>
          <w:rFonts w:ascii="tahoma" w:hAnsi="tahoma" w:cs="tahoma"/>
          <w:sz w:val="21"/>
          <w:szCs w:val="21"/>
        </w:rPr>
        <w:t>”</w:t>
      </w:r>
      <w:r>
        <w:rPr>
          <w:rFonts w:ascii="tahoma" w:hAnsi="tahoma" w:cs="tahoma"/>
          <w:sz w:val="21"/>
          <w:szCs w:val="21"/>
        </w:rPr>
        <w:t>的点</w:t>
      </w:r>
      <w:r>
        <w:rPr>
          <w:rFonts w:ascii="tahoma" w:hAnsi="tahoma" w:cs="tahoma"/>
          <w:sz w:val="21"/>
          <w:szCs w:val="21"/>
        </w:rPr>
        <w:t>——</w:t>
      </w:r>
      <w:r>
        <w:rPr>
          <w:rFonts w:ascii="tahoma" w:hAnsi="tahoma" w:cs="tahoma"/>
          <w:sz w:val="21"/>
          <w:szCs w:val="21"/>
        </w:rPr>
        <w:t>正如我们之前分析过的一样，对超平面是没有影响的，由于分类完全有超平面决定，所以这些无关的点并不会参与分类问题的计算，因而也就不会产生任何影响了。</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回忆一下我们</w:t>
      </w:r>
      <w:r>
        <w:rPr>
          <w:rFonts w:ascii="tahoma" w:hAnsi="tahoma" w:cs="tahoma"/>
          <w:sz w:val="21"/>
          <w:szCs w:val="21"/>
        </w:rPr>
        <w:t>2.1.1</w:t>
      </w:r>
      <w:r>
        <w:rPr>
          <w:rFonts w:ascii="tahoma" w:hAnsi="tahoma" w:cs="tahoma"/>
          <w:sz w:val="21"/>
          <w:szCs w:val="21"/>
        </w:rPr>
        <w:t>节中通过</w:t>
      </w:r>
      <w:r>
        <w:rPr>
          <w:rFonts w:ascii="tahoma" w:hAnsi="tahoma" w:cs="tahoma"/>
          <w:sz w:val="21"/>
          <w:szCs w:val="21"/>
        </w:rPr>
        <w:t xml:space="preserve"> Lagrange multiplier</w:t>
      </w:r>
      <w:r>
        <w:rPr>
          <w:rFonts w:ascii="tahoma" w:hAnsi="tahoma" w:cs="tahoma"/>
          <w:sz w:val="21"/>
          <w:szCs w:val="21"/>
        </w:rPr>
        <w:t>得到的目标函数：</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"http://img.my.csdn.net/uploads/201210/25/1351142613_4680.jpg"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6837045" cy="914400"/>
            <wp:effectExtent l="0" t="0" r="0" b="0"/>
            <wp:docPr id="36" name="图片 36" descr="http://img.my.csdn.net/uploads/201210/25/1351142613_4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mg.my.csdn.net/uploads/201210/25/1351142613_468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37045" cy="91440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w:t>
      </w:r>
      <w:r>
        <w:rPr>
          <w:rFonts w:ascii="tahoma" w:hAnsi="tahoma" w:cs="tahoma"/>
          <w:sz w:val="21"/>
          <w:szCs w:val="21"/>
        </w:rPr>
        <w:t>注意到如果</w:t>
      </w:r>
      <w:r>
        <w:rPr>
          <w:rFonts w:ascii="tahoma" w:hAnsi="tahoma" w:cs="tahoma"/>
          <w:sz w:val="21"/>
          <w:szCs w:val="21"/>
        </w:rPr>
        <w:t>  </w:t>
      </w:r>
      <w:r>
        <w:rPr>
          <w:rFonts w:ascii="tahoma" w:hAnsi="tahoma" w:cs="tahoma"/>
          <w:sz w:val="21"/>
          <w:szCs w:val="21"/>
        </w:rPr>
        <w:t>是支持向量的话，上式中红颜色的部分是等于</w:t>
      </w:r>
      <w:r>
        <w:rPr>
          <w:rFonts w:ascii="tahoma" w:hAnsi="tahoma" w:cs="tahoma"/>
          <w:sz w:val="21"/>
          <w:szCs w:val="21"/>
        </w:rPr>
        <w:t xml:space="preserve"> 0 </w:t>
      </w:r>
      <w:r>
        <w:rPr>
          <w:rFonts w:ascii="tahoma" w:hAnsi="tahoma" w:cs="tahoma"/>
          <w:sz w:val="21"/>
          <w:szCs w:val="21"/>
        </w:rPr>
        <w:t>的（因为支持向量的</w:t>
      </w:r>
      <w:r>
        <w:rPr>
          <w:rFonts w:ascii="tahoma" w:hAnsi="tahoma" w:cs="tahoma"/>
          <w:sz w:val="21"/>
          <w:szCs w:val="21"/>
        </w:rPr>
        <w:t xml:space="preserve"> functional margin </w:t>
      </w:r>
      <w:r>
        <w:rPr>
          <w:rFonts w:ascii="tahoma" w:hAnsi="tahoma" w:cs="tahoma"/>
          <w:sz w:val="21"/>
          <w:szCs w:val="21"/>
        </w:rPr>
        <w:t>等于</w:t>
      </w:r>
      <w:r>
        <w:rPr>
          <w:rFonts w:ascii="tahoma" w:hAnsi="tahoma" w:cs="tahoma"/>
          <w:sz w:val="21"/>
          <w:szCs w:val="21"/>
        </w:rPr>
        <w:t xml:space="preserve"> 1 </w:t>
      </w:r>
      <w:r>
        <w:rPr>
          <w:rFonts w:ascii="tahoma" w:hAnsi="tahoma" w:cs="tahoma"/>
          <w:sz w:val="21"/>
          <w:szCs w:val="21"/>
        </w:rPr>
        <w:t>），而对于非支持向量来说，</w:t>
      </w:r>
      <w:r>
        <w:rPr>
          <w:rFonts w:ascii="tahoma" w:hAnsi="tahoma" w:cs="tahoma"/>
          <w:sz w:val="21"/>
          <w:szCs w:val="21"/>
        </w:rPr>
        <w:t xml:space="preserve">functional margin </w:t>
      </w:r>
      <w:r>
        <w:rPr>
          <w:rFonts w:ascii="tahoma" w:hAnsi="tahoma" w:cs="tahoma"/>
          <w:sz w:val="21"/>
          <w:szCs w:val="21"/>
        </w:rPr>
        <w:t>会大于</w:t>
      </w:r>
      <w:r>
        <w:rPr>
          <w:rFonts w:ascii="tahoma" w:hAnsi="tahoma" w:cs="tahoma"/>
          <w:sz w:val="21"/>
          <w:szCs w:val="21"/>
        </w:rPr>
        <w:t xml:space="preserve"> 1 </w:t>
      </w:r>
      <w:r>
        <w:rPr>
          <w:rFonts w:ascii="tahoma" w:hAnsi="tahoma" w:cs="tahoma"/>
          <w:sz w:val="21"/>
          <w:szCs w:val="21"/>
        </w:rPr>
        <w:t>，因此红颜色部分是大于零的，而</w:t>
      </w:r>
      <w:r>
        <w:rPr>
          <w:rFonts w:ascii="tahoma" w:hAnsi="tahoma" w:cs="tahoma"/>
          <w:sz w:val="21"/>
          <w:szCs w:val="21"/>
        </w:rPr>
        <w:fldChar w:fldCharType="begin"/>
      </w:r>
      <w:r>
        <w:rPr>
          <w:rFonts w:ascii="tahoma" w:hAnsi="tahoma" w:cs="tahoma"/>
          <w:sz w:val="21"/>
          <w:szCs w:val="21"/>
        </w:rPr>
        <w:instrText xml:space="preserve"> INCLUDEPICTURE "https://img-blog.csdn.net/20131111163835968"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55270" cy="212725"/>
            <wp:effectExtent l="0" t="0" r="0" b="3175"/>
            <wp:docPr id="35" name="图片 35" descr="https://img-blog.csdn.net/2013111116383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g-blog.csdn.net/201311111638359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270" cy="21272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又是非负的，为了满足最大化，</w:t>
      </w:r>
      <w:r>
        <w:rPr>
          <w:rFonts w:ascii="tahoma" w:hAnsi="tahoma" w:cs="tahoma"/>
          <w:sz w:val="21"/>
          <w:szCs w:val="21"/>
        </w:rPr>
        <w:fldChar w:fldCharType="begin"/>
      </w:r>
      <w:r>
        <w:rPr>
          <w:rFonts w:ascii="tahoma" w:hAnsi="tahoma" w:cs="tahoma"/>
          <w:sz w:val="21"/>
          <w:szCs w:val="21"/>
        </w:rPr>
        <w:instrText xml:space="preserve"> INCLUDEPICTURE "https://img-blog.csdn.net/20131111163835968"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55270" cy="212725"/>
            <wp:effectExtent l="0" t="0" r="0" b="3175"/>
            <wp:docPr id="34" name="图片 34" descr="https://img-blog.csdn.net/2013111116383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img-blog.csdn.net/201311111638359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270" cy="212725"/>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必须等于</w:t>
      </w:r>
      <w:r>
        <w:rPr>
          <w:rFonts w:ascii="tahoma" w:hAnsi="tahoma" w:cs="tahoma"/>
          <w:sz w:val="21"/>
          <w:szCs w:val="21"/>
        </w:rPr>
        <w:t xml:space="preserve"> 0 </w:t>
      </w:r>
      <w:r>
        <w:rPr>
          <w:rFonts w:ascii="tahoma" w:hAnsi="tahoma" w:cs="tahoma"/>
          <w:sz w:val="21"/>
          <w:szCs w:val="21"/>
        </w:rPr>
        <w:t>。这也就是这些非</w:t>
      </w:r>
      <w:r>
        <w:rPr>
          <w:rFonts w:ascii="tahoma" w:hAnsi="tahoma" w:cs="tahoma"/>
          <w:sz w:val="21"/>
          <w:szCs w:val="21"/>
        </w:rPr>
        <w:t xml:space="preserve">Supporting Vector </w:t>
      </w:r>
      <w:r>
        <w:rPr>
          <w:rFonts w:ascii="tahoma" w:hAnsi="tahoma" w:cs="tahoma"/>
          <w:sz w:val="21"/>
          <w:szCs w:val="21"/>
        </w:rPr>
        <w:t>的点的局限性。</w:t>
      </w:r>
      <w:r>
        <w:rPr>
          <w:rFonts w:ascii="tahoma" w:hAnsi="tahoma" w:cs="tahoma"/>
          <w:sz w:val="21"/>
          <w:szCs w:val="21"/>
        </w:rPr>
        <w:t> </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21"/>
          <w:szCs w:val="21"/>
        </w:rPr>
        <w:t>从</w:t>
      </w:r>
      <w:r>
        <w:rPr>
          <w:rFonts w:ascii="tahoma" w:hAnsi="tahoma" w:cs="tahoma"/>
          <w:sz w:val="21"/>
          <w:szCs w:val="21"/>
        </w:rPr>
        <w:t>1.5</w:t>
      </w:r>
      <w:r>
        <w:rPr>
          <w:rFonts w:ascii="tahoma" w:hAnsi="tahoma" w:cs="tahoma"/>
          <w:sz w:val="21"/>
          <w:szCs w:val="21"/>
        </w:rPr>
        <w:t>节到上述所有这些东西，便得到了一个</w:t>
      </w:r>
      <w:r>
        <w:rPr>
          <w:rFonts w:ascii="tahoma" w:hAnsi="tahoma" w:cs="tahoma"/>
          <w:sz w:val="21"/>
          <w:szCs w:val="21"/>
        </w:rPr>
        <w:t>maximum margin hyper plane classifier</w:t>
      </w:r>
      <w:r>
        <w:rPr>
          <w:rFonts w:ascii="tahoma" w:hAnsi="tahoma" w:cs="tahoma"/>
          <w:sz w:val="21"/>
          <w:szCs w:val="21"/>
        </w:rPr>
        <w:t>，这就是所谓的支持向量机（</w:t>
      </w:r>
      <w:r>
        <w:rPr>
          <w:rFonts w:ascii="tahoma" w:hAnsi="tahoma" w:cs="tahoma"/>
          <w:sz w:val="21"/>
          <w:szCs w:val="21"/>
        </w:rPr>
        <w:t>Support Vector Machine</w:t>
      </w:r>
      <w:r>
        <w:rPr>
          <w:rFonts w:ascii="tahoma" w:hAnsi="tahoma" w:cs="tahoma"/>
          <w:sz w:val="21"/>
          <w:szCs w:val="21"/>
        </w:rPr>
        <w:t>）。当然，</w:t>
      </w:r>
      <w:r>
        <w:rPr>
          <w:rStyle w:val="a7"/>
          <w:rFonts w:ascii="tahoma" w:hAnsi="tahoma" w:cs="tahoma"/>
          <w:sz w:val="21"/>
          <w:szCs w:val="21"/>
        </w:rPr>
        <w:t>到目前为止，我们的</w:t>
      </w:r>
      <w:r>
        <w:rPr>
          <w:rStyle w:val="a7"/>
          <w:rFonts w:ascii="tahoma" w:hAnsi="tahoma" w:cs="tahoma"/>
          <w:sz w:val="21"/>
          <w:szCs w:val="21"/>
        </w:rPr>
        <w:t xml:space="preserve"> SVM </w:t>
      </w:r>
      <w:r>
        <w:rPr>
          <w:rStyle w:val="a7"/>
          <w:rFonts w:ascii="tahoma" w:hAnsi="tahoma" w:cs="tahoma"/>
          <w:sz w:val="21"/>
          <w:szCs w:val="21"/>
        </w:rPr>
        <w:t>还比较弱，只能处理线性的情况</w:t>
      </w:r>
      <w:r>
        <w:rPr>
          <w:rFonts w:ascii="tahoma" w:hAnsi="tahoma" w:cs="tahoma"/>
          <w:sz w:val="21"/>
          <w:szCs w:val="21"/>
        </w:rPr>
        <w:t>，不过，在得到了对偶</w:t>
      </w:r>
      <w:r>
        <w:rPr>
          <w:rFonts w:ascii="tahoma" w:hAnsi="tahoma" w:cs="tahoma"/>
          <w:sz w:val="21"/>
          <w:szCs w:val="21"/>
        </w:rPr>
        <w:t xml:space="preserve">dual </w:t>
      </w:r>
      <w:r>
        <w:rPr>
          <w:rFonts w:ascii="tahoma" w:hAnsi="tahoma" w:cs="tahoma"/>
          <w:sz w:val="21"/>
          <w:szCs w:val="21"/>
        </w:rPr>
        <w:t>形式之后，通过</w:t>
      </w:r>
      <w:r>
        <w:rPr>
          <w:rStyle w:val="a7"/>
          <w:rFonts w:ascii="tahoma" w:hAnsi="tahoma" w:cs="tahoma"/>
          <w:sz w:val="21"/>
          <w:szCs w:val="21"/>
        </w:rPr>
        <w:t xml:space="preserve"> Kernel </w:t>
      </w:r>
      <w:r>
        <w:rPr>
          <w:rStyle w:val="a7"/>
          <w:rFonts w:ascii="tahoma" w:hAnsi="tahoma" w:cs="tahoma"/>
          <w:sz w:val="21"/>
          <w:szCs w:val="21"/>
        </w:rPr>
        <w:t>推广到非线性</w:t>
      </w:r>
      <w:r>
        <w:rPr>
          <w:rFonts w:ascii="tahoma" w:hAnsi="tahoma" w:cs="tahoma"/>
          <w:sz w:val="21"/>
          <w:szCs w:val="21"/>
        </w:rPr>
        <w:t>的情况就变成了一件非常容易的事情了</w:t>
      </w:r>
      <w:r>
        <w:rPr>
          <w:rFonts w:ascii="tahoma" w:hAnsi="tahoma" w:cs="tahoma"/>
          <w:sz w:val="21"/>
          <w:szCs w:val="21"/>
        </w:rPr>
        <w:t>(</w:t>
      </w:r>
      <w:r>
        <w:rPr>
          <w:rFonts w:ascii="tahoma" w:hAnsi="tahoma" w:cs="tahoma"/>
          <w:sz w:val="18"/>
          <w:szCs w:val="18"/>
        </w:rPr>
        <w:t>相信，你还记得本节开头所说的：</w:t>
      </w:r>
      <w:r>
        <w:rPr>
          <w:rFonts w:ascii="tahoma" w:hAnsi="tahoma" w:cs="tahoma"/>
          <w:sz w:val="18"/>
          <w:szCs w:val="18"/>
        </w:rPr>
        <w:t>“</w:t>
      </w:r>
      <w:r>
        <w:rPr>
          <w:rFonts w:ascii="tahoma" w:hAnsi="tahoma" w:cs="tahoma"/>
          <w:sz w:val="18"/>
          <w:szCs w:val="18"/>
        </w:rPr>
        <w:t>通过求解对偶问题得到最优解，这就是线性可分条件下支持向量机的对偶算法，这样做的优点在于：一者对偶问题往往更容易求解；二者可以自然的引入核函数，进而推广到非线性分类问题</w:t>
      </w:r>
      <w:r>
        <w:rPr>
          <w:rFonts w:ascii="tahoma" w:hAnsi="tahoma" w:cs="tahoma"/>
          <w:sz w:val="18"/>
          <w:szCs w:val="18"/>
        </w:rPr>
        <w:t>”</w:t>
      </w:r>
      <w:r>
        <w:rPr>
          <w:rFonts w:ascii="tahoma" w:hAnsi="tahoma" w:cs="tahoma"/>
          <w:sz w:val="21"/>
          <w:szCs w:val="21"/>
        </w:rPr>
        <w:t>)</w:t>
      </w:r>
      <w:r>
        <w:rPr>
          <w:rFonts w:ascii="tahoma" w:hAnsi="tahoma" w:cs="tahoma"/>
          <w:sz w:val="21"/>
          <w:szCs w:val="21"/>
        </w:rPr>
        <w:t>。</w:t>
      </w:r>
    </w:p>
    <w:p w:rsidR="007D4915" w:rsidRDefault="007D4915" w:rsidP="007D4915">
      <w:pPr>
        <w:pStyle w:val="3"/>
        <w:rPr>
          <w:rFonts w:ascii="宋体" w:hAnsi="宋体" w:cs="宋体"/>
        </w:rPr>
      </w:pPr>
      <w:bookmarkStart w:id="12" w:name="t14"/>
      <w:bookmarkEnd w:id="12"/>
      <w:r>
        <w:rPr>
          <w:rStyle w:val="a6"/>
          <w:rFonts w:ascii="Comic Sans MS" w:hAnsi="Comic Sans MS"/>
        </w:rPr>
        <w:lastRenderedPageBreak/>
        <w:t>2.2</w:t>
      </w:r>
      <w:r>
        <w:t>、核函数</w:t>
      </w:r>
      <w:r>
        <w:rPr>
          <w:rFonts w:ascii="tahoma" w:hAnsi="tahoma" w:cs="tahoma"/>
          <w:sz w:val="21"/>
          <w:szCs w:val="21"/>
        </w:rPr>
        <w:t>Kernel</w:t>
      </w:r>
    </w:p>
    <w:p w:rsidR="007D4915" w:rsidRDefault="007D4915" w:rsidP="007D4915">
      <w:pPr>
        <w:pStyle w:val="4"/>
      </w:pPr>
      <w:bookmarkStart w:id="13" w:name="t15"/>
      <w:bookmarkEnd w:id="13"/>
      <w:r>
        <w:rPr>
          <w:rFonts w:ascii="tahoma" w:hAnsi="tahoma" w:cs="tahoma"/>
          <w:sz w:val="21"/>
          <w:szCs w:val="21"/>
        </w:rPr>
        <w:t>2.2.1</w:t>
      </w:r>
      <w:r>
        <w:rPr>
          <w:rFonts w:ascii="tahoma" w:hAnsi="tahoma" w:cs="tahoma"/>
          <w:sz w:val="21"/>
          <w:szCs w:val="21"/>
        </w:rPr>
        <w:t>、</w:t>
      </w:r>
      <w:r>
        <w:t>特征空间的隐式映射：核函数</w:t>
      </w:r>
    </w:p>
    <w:p w:rsidR="007D4915" w:rsidRDefault="007D4915" w:rsidP="007D4915">
      <w:pPr>
        <w:pStyle w:val="a5"/>
      </w:pPr>
      <w:r>
        <w:t>    事实上，</w:t>
      </w:r>
      <w:r>
        <w:rPr>
          <w:rFonts w:ascii="tahoma" w:hAnsi="tahoma" w:cs="tahoma"/>
        </w:rPr>
        <w:t>大部分时候数据并不是线性可分的，这个时候满足这样条件的超平面就根本不存在。在上文中，我们已经了解到了</w:t>
      </w:r>
      <w:r>
        <w:rPr>
          <w:rFonts w:ascii="tahoma" w:hAnsi="tahoma" w:cs="tahoma"/>
        </w:rPr>
        <w:t>SVM</w:t>
      </w:r>
      <w:r>
        <w:rPr>
          <w:rFonts w:ascii="tahoma" w:hAnsi="tahoma" w:cs="tahoma"/>
        </w:rPr>
        <w:t>处理线性可分的情况，那对于非线性的数据</w:t>
      </w:r>
      <w:r>
        <w:rPr>
          <w:rFonts w:ascii="tahoma" w:hAnsi="tahoma" w:cs="tahoma"/>
        </w:rPr>
        <w:t>SVM</w:t>
      </w:r>
      <w:r>
        <w:rPr>
          <w:rFonts w:ascii="tahoma" w:hAnsi="tahoma" w:cs="tahoma"/>
        </w:rPr>
        <w:t>咋处理呢？</w:t>
      </w:r>
      <w:r>
        <w:t>对于非线性的情况，SVM 的处理方法是选择一个核函数 κ(</w:t>
      </w:r>
      <w:r>
        <w:rPr>
          <w:rFonts w:ascii="Cambria Math" w:hAnsi="Cambria Math" w:cs="Cambria Math"/>
        </w:rPr>
        <w:t>⋅</w:t>
      </w:r>
      <w:r>
        <w:t>,</w:t>
      </w:r>
      <w:r>
        <w:rPr>
          <w:rFonts w:ascii="Cambria Math" w:hAnsi="Cambria Math" w:cs="Cambria Math"/>
        </w:rPr>
        <w:t>⋅</w:t>
      </w:r>
      <w:r>
        <w:t>) ，通过将数据映射到高维空间，来解决在原始空间中线性不可分的问题。</w:t>
      </w:r>
    </w:p>
    <w:p w:rsidR="007D4915" w:rsidRDefault="007D4915" w:rsidP="007D4915">
      <w:pPr>
        <w:pStyle w:val="a5"/>
      </w:pPr>
      <w:r>
        <w:t>    具体来说，在线性不可分的情况下，支持向量机首先在低维空间中完成计算，然后通过核函数将输入空间映射到高维特征空间，最终在高维特征空间中构造出最优分离超平面，从而把平面上本身不好分的非线性数据分开。如图</w:t>
      </w:r>
      <w:r>
        <w:rPr>
          <w:rFonts w:ascii="Times New Roman" w:hAnsi="Times New Roman" w:cs="Times New Roman"/>
        </w:rPr>
        <w:t>7-7</w:t>
      </w:r>
      <w:r>
        <w:rPr>
          <w:rFonts w:hint="eastAsia"/>
        </w:rPr>
        <w:t>所示，一堆数据在二维空间无法划分，从而映射到三维空间里划分</w:t>
      </w:r>
      <w:r>
        <w:t>：</w:t>
      </w:r>
    </w:p>
    <w:p w:rsidR="007D4915" w:rsidRDefault="007D4915" w:rsidP="007D4915">
      <w:pPr>
        <w:spacing w:line="390" w:lineRule="atLeast"/>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"https://img-blog.csdn.net/20140830002108254"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extent cx="5699125" cy="2615565"/>
            <wp:effectExtent l="0" t="0" r="3175" b="635"/>
            <wp:docPr id="33" name="图片 33" descr="https://img-blog.csdn.net/2014083000210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img-blog.csdn.net/201408300021082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9125" cy="2615565"/>
                    </a:xfrm>
                    <a:prstGeom prst="rect">
                      <a:avLst/>
                    </a:prstGeom>
                    <a:noFill/>
                    <a:ln>
                      <a:noFill/>
                    </a:ln>
                  </pic:spPr>
                </pic:pic>
              </a:graphicData>
            </a:graphic>
          </wp:inline>
        </w:drawing>
      </w:r>
      <w:r>
        <w:rPr>
          <w:rFonts w:ascii="Arial" w:hAnsi="Arial" w:cs="Arial"/>
          <w:color w:val="333333"/>
          <w:sz w:val="21"/>
          <w:szCs w:val="21"/>
        </w:rPr>
        <w:fldChar w:fldCharType="end"/>
      </w:r>
    </w:p>
    <w:p w:rsidR="007D4915" w:rsidRDefault="007D4915" w:rsidP="007D4915">
      <w:pPr>
        <w:rPr>
          <w:rFonts w:ascii="宋体" w:hAnsi="宋体" w:cs="宋体"/>
        </w:rPr>
      </w:pPr>
    </w:p>
    <w:p w:rsidR="007D4915" w:rsidRDefault="007D4915" w:rsidP="007D4915">
      <w:r>
        <w:t>    而在我们遇到核函数之前，如果用原始的方法，那么在用线性学习器学习一个非线性关系，需要选择一个非线性特征集，并且将数据写成新的表达形式，这等价于应用一个固定的非线性映射，将数据映射到特征空间，在特征空间中使用线性学习器，因此，考虑的假设集是这种类型的函数：</w:t>
      </w:r>
    </w:p>
    <w:p w:rsidR="007D4915" w:rsidRDefault="007D4915" w:rsidP="007D4915">
      <w:r>
        <w:fldChar w:fldCharType="begin"/>
      </w:r>
      <w:r>
        <w:instrText xml:space="preserve"> INCLUDEPICTURE "http://my.csdn.net/uploads/201206/04/1338740718_7761.JPG" \* MERGEFORMATINET </w:instrText>
      </w:r>
      <w:r>
        <w:fldChar w:fldCharType="separate"/>
      </w:r>
      <w:r>
        <w:rPr>
          <w:noProof/>
        </w:rPr>
        <w:drawing>
          <wp:inline distT="0" distB="0" distL="0" distR="0">
            <wp:extent cx="2413635" cy="744220"/>
            <wp:effectExtent l="0" t="0" r="0" b="5080"/>
            <wp:docPr id="32" name="图片 32" descr="http://my.csdn.net/uploads/201206/04/1338740718_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my.csdn.net/uploads/201206/04/1338740718_776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13635" cy="744220"/>
                    </a:xfrm>
                    <a:prstGeom prst="rect">
                      <a:avLst/>
                    </a:prstGeom>
                    <a:noFill/>
                    <a:ln>
                      <a:noFill/>
                    </a:ln>
                  </pic:spPr>
                </pic:pic>
              </a:graphicData>
            </a:graphic>
          </wp:inline>
        </w:drawing>
      </w:r>
      <w:r>
        <w:fldChar w:fldCharType="end"/>
      </w:r>
    </w:p>
    <w:p w:rsidR="007D4915" w:rsidRDefault="007D4915" w:rsidP="007D4915">
      <w:r>
        <w:lastRenderedPageBreak/>
        <w:t>    这里</w:t>
      </w:r>
      <w:r>
        <w:rPr>
          <w:rStyle w:val="a6"/>
          <w:rFonts w:ascii="MathJax_Math" w:hAnsi="MathJax_Math"/>
          <w:sz w:val="29"/>
          <w:szCs w:val="29"/>
        </w:rPr>
        <w:t>ϕ</w:t>
      </w:r>
      <w:r>
        <w:t>：X-&gt;F是从输入空间到某个特征空间的映射，这意味着建立非线性学习器分为两步：</w:t>
      </w:r>
    </w:p>
    <w:p w:rsidR="007D4915" w:rsidRDefault="007D4915" w:rsidP="007D4915">
      <w:pPr>
        <w:widowControl/>
        <w:numPr>
          <w:ilvl w:val="0"/>
          <w:numId w:val="2"/>
        </w:numPr>
        <w:spacing w:before="100" w:beforeAutospacing="1" w:after="100" w:afterAutospacing="1"/>
        <w:jc w:val="left"/>
      </w:pPr>
      <w:r>
        <w:t>首先使用一个非线性映射将数据变换到一个特征空间F，</w:t>
      </w:r>
    </w:p>
    <w:p w:rsidR="007D4915" w:rsidRDefault="007D4915" w:rsidP="007D4915">
      <w:pPr>
        <w:widowControl/>
        <w:numPr>
          <w:ilvl w:val="0"/>
          <w:numId w:val="2"/>
        </w:numPr>
        <w:spacing w:before="100" w:beforeAutospacing="1" w:after="100" w:afterAutospacing="1"/>
        <w:jc w:val="left"/>
      </w:pPr>
      <w:r>
        <w:t>然后在特征空间使用线性学习器分类。</w:t>
      </w:r>
    </w:p>
    <w:p w:rsidR="007D4915" w:rsidRDefault="007D4915" w:rsidP="007D4915">
      <w:r>
        <w:t>    而由于对偶形式就是线性学习器的一个重要性质，这意味着假设可以表达为训练点的线性组合，因此决策规则可以用测试点和训练点的内积来表示：</w:t>
      </w:r>
    </w:p>
    <w:p w:rsidR="007D4915" w:rsidRDefault="007D4915" w:rsidP="007D4915">
      <w:r>
        <w:fldChar w:fldCharType="begin"/>
      </w:r>
      <w:r>
        <w:instrText xml:space="preserve"> INCLUDEPICTURE "http://my.csdn.net/uploads/201206/04/1338741121_9867.JPG" \* MERGEFORMATINET </w:instrText>
      </w:r>
      <w:r>
        <w:fldChar w:fldCharType="separate"/>
      </w:r>
      <w:r>
        <w:rPr>
          <w:noProof/>
        </w:rPr>
        <w:drawing>
          <wp:inline distT="0" distB="0" distL="0" distR="0">
            <wp:extent cx="3381375" cy="744220"/>
            <wp:effectExtent l="0" t="0" r="0" b="5080"/>
            <wp:docPr id="31" name="图片 31" descr="http://my.csdn.net/uploads/201206/04/1338741121_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my.csdn.net/uploads/201206/04/1338741121_9867.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81375" cy="744220"/>
                    </a:xfrm>
                    <a:prstGeom prst="rect">
                      <a:avLst/>
                    </a:prstGeom>
                    <a:noFill/>
                    <a:ln>
                      <a:noFill/>
                    </a:ln>
                  </pic:spPr>
                </pic:pic>
              </a:graphicData>
            </a:graphic>
          </wp:inline>
        </w:drawing>
      </w:r>
      <w:r>
        <w:fldChar w:fldCharType="end"/>
      </w:r>
    </w:p>
    <w:p w:rsidR="007D4915" w:rsidRDefault="007D4915" w:rsidP="007D4915">
      <w:r>
        <w:t>    如果有一种方式可以</w:t>
      </w:r>
      <w:r>
        <w:rPr>
          <w:rStyle w:val="a7"/>
        </w:rPr>
        <w:t>在特征空间中直接计算内积</w:t>
      </w:r>
      <w:r>
        <w:rPr>
          <w:rStyle w:val="unicode"/>
          <w:b/>
          <w:bCs/>
        </w:rPr>
        <w:t>〈</w:t>
      </w:r>
      <w:r>
        <w:rPr>
          <w:rStyle w:val="bold"/>
          <w:b/>
          <w:bCs/>
        </w:rPr>
        <w:t>φ</w:t>
      </w:r>
      <w:r>
        <w:rPr>
          <w:rStyle w:val="a7"/>
        </w:rPr>
        <w:t>(</w:t>
      </w:r>
      <w:r>
        <w:rPr>
          <w:rStyle w:val="bold"/>
          <w:b/>
          <w:bCs/>
        </w:rPr>
        <w:t>x</w:t>
      </w:r>
      <w:r>
        <w:rPr>
          <w:rStyle w:val="emphasis"/>
          <w:b/>
          <w:bCs/>
          <w:i/>
          <w:iCs/>
          <w:vertAlign w:val="subscript"/>
        </w:rPr>
        <w:t>i</w:t>
      </w:r>
      <w:r>
        <w:rPr>
          <w:rStyle w:val="a7"/>
        </w:rPr>
        <w:t> · </w:t>
      </w:r>
      <w:r>
        <w:rPr>
          <w:rStyle w:val="bold"/>
          <w:b/>
          <w:bCs/>
        </w:rPr>
        <w:t>φ</w:t>
      </w:r>
      <w:r>
        <w:rPr>
          <w:rStyle w:val="a7"/>
        </w:rPr>
        <w:t>(</w:t>
      </w:r>
      <w:r>
        <w:rPr>
          <w:rStyle w:val="bold"/>
          <w:b/>
          <w:bCs/>
        </w:rPr>
        <w:t>x</w:t>
      </w:r>
      <w:r>
        <w:rPr>
          <w:rStyle w:val="a7"/>
        </w:rPr>
        <w:t>)〉</w:t>
      </w:r>
      <w:r>
        <w:rPr>
          <w:rStyle w:val="unicode"/>
        </w:rPr>
        <w:t>，就像在原始输入点的函数中一样，就有可能将两个步骤融合到一起建立一个非线性的学习器，</w:t>
      </w:r>
      <w:r>
        <w:rPr>
          <w:rStyle w:val="a7"/>
        </w:rPr>
        <w:t>这样直接计算法的方法称为核函数方法：</w:t>
      </w:r>
    </w:p>
    <w:p w:rsidR="007D4915" w:rsidRDefault="007D4915" w:rsidP="007D4915">
      <w:r>
        <w:t>    核是一个函数K，对所有x，z(-X，满足</w:t>
      </w:r>
      <w:r>
        <w:fldChar w:fldCharType="begin"/>
      </w:r>
      <w:r>
        <w:instrText xml:space="preserve"> INCLUDEPICTURE "http://my.csdn.net/uploads/201206/04/1338741445_1451.JPG" \* MERGEFORMATINET </w:instrText>
      </w:r>
      <w:r>
        <w:fldChar w:fldCharType="separate"/>
      </w:r>
      <w:r>
        <w:rPr>
          <w:noProof/>
        </w:rPr>
        <w:drawing>
          <wp:inline distT="0" distB="0" distL="0" distR="0">
            <wp:extent cx="3009265" cy="531495"/>
            <wp:effectExtent l="0" t="0" r="635" b="1905"/>
            <wp:docPr id="30" name="图片 30" descr="http://my.csdn.net/uploads/201206/04/1338741445_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my.csdn.net/uploads/201206/04/1338741445_145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09265" cy="531495"/>
                    </a:xfrm>
                    <a:prstGeom prst="rect">
                      <a:avLst/>
                    </a:prstGeom>
                    <a:noFill/>
                    <a:ln>
                      <a:noFill/>
                    </a:ln>
                  </pic:spPr>
                </pic:pic>
              </a:graphicData>
            </a:graphic>
          </wp:inline>
        </w:drawing>
      </w:r>
      <w:r>
        <w:fldChar w:fldCharType="end"/>
      </w:r>
      <w:r>
        <w:t>，这里</w:t>
      </w:r>
      <w:r>
        <w:rPr>
          <w:rStyle w:val="unicode"/>
        </w:rPr>
        <w:t>φ是从X到内积特征空间F的映射。</w:t>
      </w:r>
    </w:p>
    <w:p w:rsidR="007D4915" w:rsidRDefault="007D4915" w:rsidP="007D4915">
      <w:pPr>
        <w:pStyle w:val="4"/>
      </w:pPr>
      <w:r>
        <w:t>2.2.2、核函数：如何处理非线性数据</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21"/>
          <w:szCs w:val="21"/>
        </w:rPr>
        <w:t>来看个核函数的例子。如下图所示的两类数据，分别分布为两个圆圈的形状，这样的数据本身就是线性不可分的，此时咱们该如何把这两类数据分开呢</w:t>
      </w:r>
      <w:r>
        <w:rPr>
          <w:rFonts w:ascii="tahoma" w:hAnsi="tahoma" w:cs="tahoma"/>
          <w:sz w:val="21"/>
          <w:szCs w:val="21"/>
        </w:rPr>
        <w:t>(</w:t>
      </w:r>
      <w:r>
        <w:rPr>
          <w:rFonts w:ascii="tahoma" w:hAnsi="tahoma" w:cs="tahoma"/>
          <w:sz w:val="18"/>
          <w:szCs w:val="18"/>
        </w:rPr>
        <w:t>下文将会有一个相应的三维空间图</w:t>
      </w:r>
      <w:r>
        <w:rPr>
          <w:rFonts w:ascii="tahoma" w:hAnsi="tahoma" w:cs="tahoma"/>
          <w:sz w:val="21"/>
          <w:szCs w:val="21"/>
        </w:rPr>
        <w:t>)</w:t>
      </w:r>
      <w:r>
        <w:rPr>
          <w:rFonts w:ascii="tahoma" w:hAnsi="tahoma" w:cs="tahoma"/>
          <w:sz w:val="21"/>
          <w:szCs w:val="21"/>
        </w:rPr>
        <w:t>？</w:t>
      </w:r>
    </w:p>
    <w:p w:rsidR="007D4915" w:rsidRDefault="007D4915" w:rsidP="007D4915">
      <w:pPr>
        <w:pStyle w:val="a5"/>
        <w:spacing w:before="240" w:beforeAutospacing="0" w:after="240" w:afterAutospacing="0" w:line="300" w:lineRule="atLeast"/>
        <w:ind w:left="1800"/>
        <w:rPr>
          <w:rFonts w:ascii="tahoma" w:hAnsi="tahoma" w:cs="tahoma"/>
          <w:sz w:val="21"/>
          <w:szCs w:val="21"/>
        </w:rPr>
      </w:pPr>
      <w:r>
        <w:rPr>
          <w:rFonts w:ascii="tahoma" w:hAnsi="tahoma" w:cs="tahoma"/>
          <w:sz w:val="21"/>
          <w:szCs w:val="21"/>
        </w:rPr>
        <w:lastRenderedPageBreak/>
        <w:t xml:space="preserve">  </w:t>
      </w:r>
      <w:r>
        <w:rPr>
          <w:rFonts w:ascii="tahoma" w:hAnsi="tahoma" w:cs="tahoma"/>
          <w:sz w:val="21"/>
          <w:szCs w:val="21"/>
        </w:rPr>
        <w:fldChar w:fldCharType="begin"/>
      </w:r>
      <w:r>
        <w:rPr>
          <w:rFonts w:ascii="tahoma" w:hAnsi="tahoma" w:cs="tahoma"/>
          <w:sz w:val="21"/>
          <w:szCs w:val="21"/>
        </w:rPr>
        <w:instrText xml:space="preserve"> INCLUDEPICTURE "http://my.csdn.net/uploads/201206/03/1338655829_6929.png"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3551555" cy="2849245"/>
            <wp:effectExtent l="0" t="0" r="0" b="0"/>
            <wp:docPr id="385" name="图片 385" descr="http://my.csdn.net/uploads/201206/03/1338655829_6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my.csdn.net/uploads/201206/03/1338655829_692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51555" cy="284924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事实上，上图所述的这个数据集，是用两个半径不同的圆圈加上了少量的噪音生成得到的，所以，一个理想的分界应该是一个</w:t>
      </w:r>
      <w:r>
        <w:rPr>
          <w:rFonts w:ascii="tahoma" w:hAnsi="tahoma" w:cs="tahoma"/>
          <w:sz w:val="21"/>
          <w:szCs w:val="21"/>
        </w:rPr>
        <w:t>“</w:t>
      </w:r>
      <w:r>
        <w:rPr>
          <w:rFonts w:ascii="tahoma" w:hAnsi="tahoma" w:cs="tahoma"/>
          <w:sz w:val="21"/>
          <w:szCs w:val="21"/>
        </w:rPr>
        <w:t>圆圈</w:t>
      </w:r>
      <w:r>
        <w:rPr>
          <w:rFonts w:ascii="tahoma" w:hAnsi="tahoma" w:cs="tahoma"/>
          <w:sz w:val="21"/>
          <w:szCs w:val="21"/>
        </w:rPr>
        <w:t>”</w:t>
      </w:r>
      <w:r>
        <w:rPr>
          <w:rFonts w:ascii="tahoma" w:hAnsi="tahoma" w:cs="tahoma"/>
          <w:sz w:val="21"/>
          <w:szCs w:val="21"/>
        </w:rPr>
        <w:t>而不是一条线（超平面）。如果用</w:t>
      </w:r>
      <w:r>
        <w:rPr>
          <w:rFonts w:ascii="tahoma" w:hAnsi="tahoma" w:cs="tahoma"/>
          <w:sz w:val="21"/>
          <w:szCs w:val="21"/>
        </w:rPr>
        <w:t>  </w:t>
      </w:r>
      <w:r>
        <w:rPr>
          <w:rFonts w:ascii="tahoma" w:hAnsi="tahoma" w:cs="tahoma"/>
          <w:sz w:val="21"/>
          <w:szCs w:val="21"/>
        </w:rPr>
        <w:t>和</w:t>
      </w:r>
      <w:r>
        <w:rPr>
          <w:rFonts w:ascii="tahoma" w:hAnsi="tahoma" w:cs="tahoma"/>
          <w:sz w:val="21"/>
          <w:szCs w:val="21"/>
        </w:rPr>
        <w:t>  </w:t>
      </w:r>
      <w:r>
        <w:rPr>
          <w:rFonts w:ascii="tahoma" w:hAnsi="tahoma" w:cs="tahoma"/>
          <w:sz w:val="21"/>
          <w:szCs w:val="21"/>
        </w:rPr>
        <w:t>来表示这个二维平面的两个坐标的话，我们知道一条二次曲线（圆圈是二次曲线的一种特殊情况）的方程可以写作这样的形式：</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"https://img-blog.csdn.net/20130820145508875"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773420" cy="446405"/>
            <wp:effectExtent l="0" t="0" r="5080" b="0"/>
            <wp:docPr id="384" name="图片 384" descr="https://img-blog.csdn.net/2013082014550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mg-blog.csdn.net/201308201455088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3420" cy="44640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注意上面的形式，如果我们构造另外一个五维的空间，其中五个坐标的值分别为</w:t>
      </w:r>
      <w:r>
        <w:rPr>
          <w:rFonts w:ascii="tahoma" w:hAnsi="tahoma" w:cs="tahoma"/>
          <w:sz w:val="21"/>
          <w:szCs w:val="21"/>
        </w:rPr>
        <w:t> , , , , </w:t>
      </w:r>
      <w:r>
        <w:rPr>
          <w:rFonts w:ascii="tahoma" w:hAnsi="tahoma" w:cs="tahoma"/>
          <w:sz w:val="21"/>
          <w:szCs w:val="21"/>
        </w:rPr>
        <w:t>，那么显然，上面的方程在新的坐标系下可以写作：</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"https://img-blog.csdn.net/20130820145522437"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084070" cy="829310"/>
            <wp:effectExtent l="0" t="0" r="0" b="0"/>
            <wp:docPr id="383" name="图片 383" descr="https://img-blog.csdn.net/201308201455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img-blog.csdn.net/201308201455224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4070" cy="82931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sz w:val="21"/>
          <w:szCs w:val="21"/>
        </w:rPr>
      </w:pPr>
      <w:r>
        <w:rPr>
          <w:rFonts w:ascii="tahoma" w:hAnsi="tahoma" w:cs="tahoma"/>
          <w:sz w:val="21"/>
          <w:szCs w:val="21"/>
        </w:rPr>
        <w:t xml:space="preserve">    </w:t>
      </w:r>
      <w:r>
        <w:rPr>
          <w:rFonts w:ascii="tahoma" w:hAnsi="tahoma" w:cs="tahoma"/>
          <w:sz w:val="21"/>
          <w:szCs w:val="21"/>
        </w:rPr>
        <w:t>关于新的坐标</w:t>
      </w:r>
      <w:r>
        <w:rPr>
          <w:rFonts w:ascii="tahoma" w:hAnsi="tahoma" w:cs="tahoma"/>
          <w:sz w:val="21"/>
          <w:szCs w:val="21"/>
        </w:rPr>
        <w:t>  </w:t>
      </w:r>
      <w:r>
        <w:rPr>
          <w:rFonts w:ascii="tahoma" w:hAnsi="tahoma" w:cs="tahoma"/>
          <w:sz w:val="21"/>
          <w:szCs w:val="21"/>
        </w:rPr>
        <w:t>，这正是一个</w:t>
      </w:r>
      <w:r>
        <w:rPr>
          <w:rFonts w:ascii="tahoma" w:hAnsi="tahoma" w:cs="tahoma"/>
          <w:sz w:val="21"/>
          <w:szCs w:val="21"/>
        </w:rPr>
        <w:t xml:space="preserve"> hyper plane </w:t>
      </w:r>
      <w:r>
        <w:rPr>
          <w:rFonts w:ascii="tahoma" w:hAnsi="tahoma" w:cs="tahoma"/>
          <w:sz w:val="21"/>
          <w:szCs w:val="21"/>
        </w:rPr>
        <w:t>的方程！也就是说，如果我们做一个映射</w:t>
      </w:r>
      <w:r>
        <w:rPr>
          <w:rFonts w:ascii="tahoma" w:hAnsi="tahoma" w:cs="tahoma"/>
          <w:sz w:val="21"/>
          <w:szCs w:val="21"/>
        </w:rPr>
        <w:t>  </w:t>
      </w:r>
      <w:r>
        <w:rPr>
          <w:rFonts w:ascii="tahoma" w:hAnsi="tahoma" w:cs="tahoma"/>
          <w:sz w:val="21"/>
          <w:szCs w:val="21"/>
        </w:rPr>
        <w:t>，将</w:t>
      </w:r>
      <w:r>
        <w:rPr>
          <w:rFonts w:ascii="tahoma" w:hAnsi="tahoma" w:cs="tahoma"/>
          <w:sz w:val="21"/>
          <w:szCs w:val="21"/>
        </w:rPr>
        <w:t>  </w:t>
      </w:r>
      <w:r>
        <w:rPr>
          <w:rFonts w:ascii="tahoma" w:hAnsi="tahoma" w:cs="tahoma"/>
          <w:sz w:val="21"/>
          <w:szCs w:val="21"/>
        </w:rPr>
        <w:t>按照上面的规则映射为</w:t>
      </w:r>
      <w:r>
        <w:rPr>
          <w:rFonts w:ascii="tahoma" w:hAnsi="tahoma" w:cs="tahoma"/>
          <w:sz w:val="21"/>
          <w:szCs w:val="21"/>
        </w:rPr>
        <w:t>  </w:t>
      </w:r>
      <w:r>
        <w:rPr>
          <w:rFonts w:ascii="tahoma" w:hAnsi="tahoma" w:cs="tahoma"/>
          <w:sz w:val="21"/>
          <w:szCs w:val="21"/>
        </w:rPr>
        <w:t>，那么在新的空间中原来的数据将变成线性可分的，从而使用之前我们推导的线性分类算法就可以进行处理了。这正是</w:t>
      </w:r>
      <w:r>
        <w:rPr>
          <w:rFonts w:ascii="tahoma" w:hAnsi="tahoma" w:cs="tahoma"/>
          <w:sz w:val="21"/>
          <w:szCs w:val="21"/>
        </w:rPr>
        <w:t xml:space="preserve"> </w:t>
      </w:r>
      <w:r>
        <w:rPr>
          <w:rFonts w:ascii="Comic Sans MS" w:hAnsi="Comic Sans MS"/>
          <w:sz w:val="21"/>
          <w:szCs w:val="21"/>
        </w:rPr>
        <w:t xml:space="preserve">Kernel </w:t>
      </w:r>
      <w:r>
        <w:rPr>
          <w:rFonts w:ascii="tahoma" w:hAnsi="tahoma" w:cs="tahoma"/>
          <w:sz w:val="21"/>
          <w:szCs w:val="21"/>
        </w:rPr>
        <w:t>方法处理非线性问题的基本思想。</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再进一步描述</w:t>
      </w:r>
      <w:r>
        <w:rPr>
          <w:rFonts w:ascii="tahoma" w:hAnsi="tahoma" w:cs="tahoma"/>
          <w:sz w:val="21"/>
          <w:szCs w:val="21"/>
        </w:rPr>
        <w:t xml:space="preserve"> Kernel </w:t>
      </w:r>
      <w:r>
        <w:rPr>
          <w:rFonts w:ascii="tahoma" w:hAnsi="tahoma" w:cs="tahoma"/>
          <w:sz w:val="21"/>
          <w:szCs w:val="21"/>
        </w:rPr>
        <w:t>的细节之前，不妨再来看看这个例子映射过后的直观例子。当然，你我可能无法把</w:t>
      </w:r>
      <w:r>
        <w:rPr>
          <w:rFonts w:ascii="tahoma" w:hAnsi="tahoma" w:cs="tahoma"/>
          <w:sz w:val="21"/>
          <w:szCs w:val="21"/>
        </w:rPr>
        <w:t xml:space="preserve"> 5 </w:t>
      </w:r>
      <w:r>
        <w:rPr>
          <w:rFonts w:ascii="tahoma" w:hAnsi="tahoma" w:cs="tahoma"/>
          <w:sz w:val="21"/>
          <w:szCs w:val="21"/>
        </w:rPr>
        <w:t>维空间画出来，不过由于我这里生成数据的时候就是用了特殊的情形，具体来说，我这里的超平面实际的方程是这个样子（圆心在</w:t>
      </w:r>
      <w:r>
        <w:rPr>
          <w:rFonts w:ascii="tahoma" w:hAnsi="tahoma" w:cs="tahoma"/>
          <w:sz w:val="21"/>
          <w:szCs w:val="21"/>
        </w:rPr>
        <w:t>  </w:t>
      </w:r>
      <w:r>
        <w:rPr>
          <w:rFonts w:ascii="tahoma" w:hAnsi="tahoma" w:cs="tahoma"/>
          <w:sz w:val="21"/>
          <w:szCs w:val="21"/>
        </w:rPr>
        <w:t>轴上的一个正圆）：</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lastRenderedPageBreak/>
        <w:fldChar w:fldCharType="begin"/>
      </w:r>
      <w:r>
        <w:rPr>
          <w:rFonts w:ascii="tahoma" w:hAnsi="tahoma" w:cs="tahoma"/>
          <w:sz w:val="21"/>
          <w:szCs w:val="21"/>
        </w:rPr>
        <w:instrText xml:space="preserve"> INCLUDEPICTURE "https://img-blog.csdn.net/20130820145544562"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2084070" cy="829310"/>
            <wp:effectExtent l="0" t="0" r="0" b="0"/>
            <wp:docPr id="382" name="图片 382" descr="https://img-blog.csdn.net/2013082014554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img-blog.csdn.net/201308201455445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4070" cy="82931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21"/>
          <w:szCs w:val="21"/>
        </w:rPr>
        <w:t>因此我只需要把它映射到</w:t>
      </w:r>
      <w:r>
        <w:rPr>
          <w:rFonts w:ascii="tahoma" w:hAnsi="tahoma" w:cs="tahoma"/>
          <w:sz w:val="21"/>
          <w:szCs w:val="21"/>
        </w:rPr>
        <w:t> , ,  </w:t>
      </w:r>
      <w:r>
        <w:rPr>
          <w:rFonts w:ascii="tahoma" w:hAnsi="tahoma" w:cs="tahoma"/>
          <w:sz w:val="21"/>
          <w:szCs w:val="21"/>
        </w:rPr>
        <w:t>这样一个三维空间中即可，下图即是映射之后的结果，将坐标轴经过适当的旋转，就可以很明显地看出，数据是可以通过一个平面来分开的</w:t>
      </w:r>
      <w:r>
        <w:rPr>
          <w:rFonts w:ascii="tahoma" w:hAnsi="tahoma" w:cs="tahoma"/>
          <w:sz w:val="21"/>
          <w:szCs w:val="21"/>
        </w:rPr>
        <w:t>(</w:t>
      </w:r>
      <w:r>
        <w:rPr>
          <w:rFonts w:ascii="Comic Sans MS" w:hAnsi="Comic Sans MS" w:cs="tahoma"/>
          <w:sz w:val="21"/>
          <w:szCs w:val="21"/>
        </w:rPr>
        <w:t>pluskid</w:t>
      </w:r>
      <w:r>
        <w:rPr>
          <w:rFonts w:ascii="Comic Sans MS" w:hAnsi="Comic Sans MS" w:cs="tahoma"/>
          <w:sz w:val="21"/>
          <w:szCs w:val="21"/>
        </w:rPr>
        <w:t>：</w:t>
      </w:r>
      <w:r>
        <w:rPr>
          <w:rFonts w:ascii="tahoma" w:hAnsi="tahoma" w:cs="tahoma"/>
          <w:sz w:val="18"/>
          <w:szCs w:val="18"/>
        </w:rPr>
        <w:t>下面的</w:t>
      </w:r>
      <w:r>
        <w:rPr>
          <w:rFonts w:ascii="tahoma" w:hAnsi="tahoma" w:cs="tahoma"/>
          <w:sz w:val="18"/>
          <w:szCs w:val="18"/>
        </w:rPr>
        <w:t xml:space="preserve">gif </w:t>
      </w:r>
      <w:r>
        <w:rPr>
          <w:rFonts w:ascii="tahoma" w:hAnsi="tahoma" w:cs="tahoma"/>
          <w:sz w:val="18"/>
          <w:szCs w:val="18"/>
        </w:rPr>
        <w:t>动画，先用</w:t>
      </w:r>
      <w:r>
        <w:rPr>
          <w:rFonts w:ascii="tahoma" w:hAnsi="tahoma" w:cs="tahoma"/>
          <w:sz w:val="18"/>
          <w:szCs w:val="18"/>
        </w:rPr>
        <w:t xml:space="preserve"> Matlab </w:t>
      </w:r>
      <w:r>
        <w:rPr>
          <w:rFonts w:ascii="tahoma" w:hAnsi="tahoma" w:cs="tahoma"/>
          <w:sz w:val="18"/>
          <w:szCs w:val="18"/>
        </w:rPr>
        <w:t>画出一张张图片，再用</w:t>
      </w:r>
      <w:r>
        <w:rPr>
          <w:rFonts w:ascii="tahoma" w:hAnsi="tahoma" w:cs="tahoma"/>
          <w:sz w:val="18"/>
          <w:szCs w:val="18"/>
        </w:rPr>
        <w:t xml:space="preserve"> Imagemagick </w:t>
      </w:r>
      <w:r>
        <w:rPr>
          <w:rFonts w:ascii="tahoma" w:hAnsi="tahoma" w:cs="tahoma"/>
          <w:sz w:val="18"/>
          <w:szCs w:val="18"/>
        </w:rPr>
        <w:t>拼贴成</w:t>
      </w:r>
      <w:r>
        <w:rPr>
          <w:rFonts w:ascii="tahoma" w:hAnsi="tahoma" w:cs="tahoma"/>
          <w:sz w:val="21"/>
          <w:szCs w:val="21"/>
        </w:rPr>
        <w:t>)</w:t>
      </w:r>
      <w:r>
        <w:rPr>
          <w:rFonts w:ascii="tahoma" w:hAnsi="tahoma" w:cs="tahoma"/>
          <w:sz w:val="21"/>
          <w:szCs w:val="21"/>
        </w:rPr>
        <w:t>：</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"http://img.my.csdn.net/uploads/201304/03/1364952814_3505.gif"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634990" cy="4518660"/>
            <wp:effectExtent l="0" t="0" r="3810" b="2540"/>
            <wp:docPr id="381" name="图片 381" descr="http://img.my.csdn.net/uploads/201304/03/1364952814_35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my.csdn.net/uploads/201304/03/1364952814_3505.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34990" cy="451866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t xml:space="preserve">    </w:t>
      </w:r>
      <w:r>
        <w:rPr>
          <w:rFonts w:ascii="tahoma" w:hAnsi="tahoma" w:cs="tahoma"/>
          <w:sz w:val="21"/>
          <w:szCs w:val="21"/>
        </w:rPr>
        <w:t>核函数相当于把原来的分类函数：</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"http://img.my.csdn.net/uploads/201210/25/1351142877_8481.jpg"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008755" cy="829310"/>
            <wp:effectExtent l="0" t="0" r="4445" b="0"/>
            <wp:docPr id="380" name="图片 380" descr="http://img.my.csdn.net/uploads/201210/25/1351142877_8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my.csdn.net/uploads/201210/25/1351142877_848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08755" cy="829310"/>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映射成：</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lastRenderedPageBreak/>
        <w:fldChar w:fldCharType="begin"/>
      </w:r>
      <w:r>
        <w:rPr>
          <w:rFonts w:ascii="tahoma" w:hAnsi="tahoma" w:cs="tahoma"/>
          <w:sz w:val="21"/>
          <w:szCs w:val="21"/>
        </w:rPr>
        <w:instrText xml:space="preserve"> INCLUDEPICTURE "http://img.my.csdn.net/uploads/201210/25/1351142890_4908.jpg"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4253230" cy="840105"/>
            <wp:effectExtent l="0" t="0" r="1270" b="0"/>
            <wp:docPr id="379" name="图片 379" descr="http://img.my.csdn.net/uploads/201210/25/1351142890_4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my.csdn.net/uploads/201210/25/1351142890_4908.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3230" cy="84010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t xml:space="preserve">    </w:t>
      </w:r>
      <w:r>
        <w:rPr>
          <w:rFonts w:ascii="tahoma" w:hAnsi="tahoma" w:cs="tahoma"/>
          <w:sz w:val="21"/>
          <w:szCs w:val="21"/>
        </w:rPr>
        <w:t>而其中的</w:t>
      </w:r>
      <w:r>
        <w:rPr>
          <w:rFonts w:ascii="tahoma" w:hAnsi="tahoma" w:cs="tahoma"/>
          <w:sz w:val="21"/>
          <w:szCs w:val="21"/>
        </w:rPr>
        <w:fldChar w:fldCharType="begin"/>
      </w:r>
      <w:r>
        <w:rPr>
          <w:rFonts w:ascii="tahoma" w:hAnsi="tahoma" w:cs="tahoma"/>
          <w:sz w:val="21"/>
          <w:szCs w:val="21"/>
        </w:rPr>
        <w:instrText xml:space="preserve"> INCLUDEPICTURE "https://img-blog.csdn.net/20131111164022593"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191135" cy="201930"/>
            <wp:effectExtent l="0" t="0" r="0" b="1270"/>
            <wp:docPr id="378" name="图片 378" descr="https://img-blog.csdn.net/201311111640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img-blog.csdn.net/201311111640225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201930"/>
                    </a:xfrm>
                    <a:prstGeom prst="rect">
                      <a:avLst/>
                    </a:prstGeom>
                    <a:noFill/>
                    <a:ln>
                      <a:noFill/>
                    </a:ln>
                  </pic:spPr>
                </pic:pic>
              </a:graphicData>
            </a:graphic>
          </wp:inline>
        </w:drawing>
      </w:r>
      <w:r>
        <w:rPr>
          <w:rFonts w:ascii="tahoma" w:hAnsi="tahoma" w:cs="tahoma"/>
          <w:sz w:val="21"/>
          <w:szCs w:val="21"/>
        </w:rPr>
        <w:fldChar w:fldCharType="end"/>
      </w:r>
      <w:r>
        <w:rPr>
          <w:rFonts w:ascii="tahoma" w:hAnsi="tahoma" w:cs="tahoma"/>
          <w:sz w:val="21"/>
          <w:szCs w:val="21"/>
        </w:rPr>
        <w:t>可以通过求解如下</w:t>
      </w:r>
      <w:r>
        <w:rPr>
          <w:rFonts w:ascii="tahoma" w:hAnsi="tahoma" w:cs="tahoma"/>
          <w:sz w:val="21"/>
          <w:szCs w:val="21"/>
        </w:rPr>
        <w:t xml:space="preserve"> dual </w:t>
      </w:r>
      <w:r>
        <w:rPr>
          <w:rFonts w:ascii="tahoma" w:hAnsi="tahoma" w:cs="tahoma"/>
          <w:sz w:val="21"/>
          <w:szCs w:val="21"/>
        </w:rPr>
        <w:t>问题而得到的：</w:t>
      </w:r>
    </w:p>
    <w:p w:rsidR="007D4915" w:rsidRDefault="007D4915" w:rsidP="007D4915">
      <w:pPr>
        <w:pStyle w:val="a5"/>
        <w:spacing w:before="240" w:beforeAutospacing="0" w:after="240" w:afterAutospacing="0" w:line="300" w:lineRule="atLeast"/>
        <w:rPr>
          <w:rFonts w:ascii="tahoma" w:hAnsi="tahoma" w:cs="tahoma"/>
          <w:sz w:val="21"/>
          <w:szCs w:val="21"/>
        </w:rPr>
      </w:pPr>
      <w:r>
        <w:rPr>
          <w:rFonts w:ascii="tahoma" w:hAnsi="tahoma" w:cs="tahoma"/>
          <w:sz w:val="21"/>
          <w:szCs w:val="21"/>
        </w:rPr>
        <w:fldChar w:fldCharType="begin"/>
      </w:r>
      <w:r>
        <w:rPr>
          <w:rFonts w:ascii="tahoma" w:hAnsi="tahoma" w:cs="tahoma"/>
          <w:sz w:val="21"/>
          <w:szCs w:val="21"/>
        </w:rPr>
        <w:instrText xml:space="preserve"> INCLUDEPICTURE "http://img.my.csdn.net/uploads/201210/25/1351142906_9411.jpg" \* MERGEFORMATINET </w:instrText>
      </w:r>
      <w:r>
        <w:rPr>
          <w:rFonts w:ascii="tahoma" w:hAnsi="tahoma" w:cs="tahoma"/>
          <w:sz w:val="21"/>
          <w:szCs w:val="21"/>
        </w:rPr>
        <w:fldChar w:fldCharType="separate"/>
      </w:r>
      <w:r>
        <w:rPr>
          <w:rFonts w:ascii="tahoma" w:hAnsi="tahoma" w:cs="tahoma"/>
          <w:noProof/>
          <w:sz w:val="21"/>
          <w:szCs w:val="21"/>
        </w:rPr>
        <w:drawing>
          <wp:inline distT="0" distB="0" distL="0" distR="0">
            <wp:extent cx="5443855" cy="1956435"/>
            <wp:effectExtent l="0" t="0" r="4445" b="0"/>
            <wp:docPr id="377" name="图片 377" descr="http://img.my.csdn.net/uploads/201210/25/1351142906_9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img.my.csdn.net/uploads/201210/25/1351142906_941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3855" cy="1956435"/>
                    </a:xfrm>
                    <a:prstGeom prst="rect">
                      <a:avLst/>
                    </a:prstGeom>
                    <a:noFill/>
                    <a:ln>
                      <a:noFill/>
                    </a:ln>
                  </pic:spPr>
                </pic:pic>
              </a:graphicData>
            </a:graphic>
          </wp:inline>
        </w:drawing>
      </w:r>
      <w:r>
        <w:rPr>
          <w:rFonts w:ascii="tahoma" w:hAnsi="tahoma" w:cs="tahoma"/>
          <w:sz w:val="21"/>
          <w:szCs w:val="21"/>
        </w:rPr>
        <w:fldChar w:fldCharType="end"/>
      </w:r>
    </w:p>
    <w:p w:rsidR="007D4915" w:rsidRDefault="007D4915" w:rsidP="007D4915">
      <w:pPr>
        <w:pStyle w:val="a5"/>
      </w:pPr>
      <w:r>
        <w:t>    这样一来问题就解决了吗？似乎是的：拿到非线性数据，就找一个映射 ，然后一股脑把原来的数据映射到新空间中，再做线性 SVM 即可。不过事实上没有这么简单！其实刚才的方法稍想一下就会发现有问题：在最初的例子里，我们对一个二维空间做映射，选择的新空间是原始空间的所有一阶和二阶的组合，得到了五个维度；如果原始空间是三维，那么我们会得到 19 维的新空间，这个数目是呈爆炸性增长的，这给 的计算带来了非常大的困难，而且如果遇到无穷维的情况，就根本无从计算了。所以就需要 Kernel 出马了。</w:t>
      </w:r>
    </w:p>
    <w:p w:rsidR="007D4915" w:rsidRDefault="007D4915" w:rsidP="007D4915">
      <w:pPr>
        <w:pStyle w:val="a5"/>
      </w:pPr>
      <w:r>
        <w:t>    不妨还是从最开始的简单例子出发，设两个向量</w:t>
      </w:r>
      <w:r>
        <w:fldChar w:fldCharType="begin"/>
      </w:r>
      <w:r>
        <w:instrText xml:space="preserve"> INCLUDEPICTURE "http://img.my.csdn.net/uploads/201304/03/1364953480_7616.jpg" \* MERGEFORMATINET </w:instrText>
      </w:r>
      <w:r>
        <w:fldChar w:fldCharType="separate"/>
      </w:r>
      <w:r>
        <w:rPr>
          <w:noProof/>
        </w:rPr>
        <w:drawing>
          <wp:inline distT="0" distB="0" distL="0" distR="0">
            <wp:extent cx="1595120" cy="372110"/>
            <wp:effectExtent l="0" t="0" r="5080" b="0"/>
            <wp:docPr id="376" name="图片 376" descr="http://img.my.csdn.net/uploads/201304/03/1364953480_7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img.my.csdn.net/uploads/201304/03/1364953480_7616.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95120" cy="372110"/>
                    </a:xfrm>
                    <a:prstGeom prst="rect">
                      <a:avLst/>
                    </a:prstGeom>
                    <a:noFill/>
                    <a:ln>
                      <a:noFill/>
                    </a:ln>
                  </pic:spPr>
                </pic:pic>
              </a:graphicData>
            </a:graphic>
          </wp:inline>
        </w:drawing>
      </w:r>
      <w:r>
        <w:fldChar w:fldCharType="end"/>
      </w:r>
      <w:r>
        <w:t>和</w:t>
      </w:r>
      <w:r>
        <w:fldChar w:fldCharType="begin"/>
      </w:r>
      <w:r>
        <w:instrText xml:space="preserve"> INCLUDEPICTURE "http://img.my.csdn.net/uploads/201304/03/1364953493_7554.jpg" \* MERGEFORMATINET </w:instrText>
      </w:r>
      <w:r>
        <w:fldChar w:fldCharType="separate"/>
      </w:r>
      <w:r>
        <w:rPr>
          <w:noProof/>
        </w:rPr>
        <w:drawing>
          <wp:inline distT="0" distB="0" distL="0" distR="0">
            <wp:extent cx="1562735" cy="372110"/>
            <wp:effectExtent l="0" t="0" r="0" b="0"/>
            <wp:docPr id="375" name="图片 375" descr="http://img.my.csdn.net/uploads/201304/03/1364953493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g.my.csdn.net/uploads/201304/03/1364953493_755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62735" cy="372110"/>
                    </a:xfrm>
                    <a:prstGeom prst="rect">
                      <a:avLst/>
                    </a:prstGeom>
                    <a:noFill/>
                    <a:ln>
                      <a:noFill/>
                    </a:ln>
                  </pic:spPr>
                </pic:pic>
              </a:graphicData>
            </a:graphic>
          </wp:inline>
        </w:drawing>
      </w:r>
      <w:r>
        <w:fldChar w:fldCharType="end"/>
      </w:r>
      <w:r>
        <w:t>，而</w:t>
      </w:r>
      <w:r>
        <w:fldChar w:fldCharType="begin"/>
      </w:r>
      <w:r>
        <w:instrText xml:space="preserve"> INCLUDEPICTURE "http://img.my.csdn.net/uploads/201304/03/1364953575_7320.jpg" \* MERGEFORMATINET </w:instrText>
      </w:r>
      <w:r>
        <w:fldChar w:fldCharType="separate"/>
      </w:r>
      <w:r>
        <w:rPr>
          <w:noProof/>
        </w:rPr>
        <w:drawing>
          <wp:inline distT="0" distB="0" distL="0" distR="0">
            <wp:extent cx="457200" cy="276225"/>
            <wp:effectExtent l="0" t="0" r="0" b="3175"/>
            <wp:docPr id="374" name="图片 374" descr="http://img.my.csdn.net/uploads/201304/03/1364953575_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img.my.csdn.net/uploads/201304/03/1364953575_7320.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fldChar w:fldCharType="end"/>
      </w:r>
      <w:r>
        <w:t>即是到前面说的五维空间的映射，因此映射过后的内积为：</w:t>
      </w:r>
    </w:p>
    <w:p w:rsidR="007D4915" w:rsidRDefault="007D4915" w:rsidP="007D4915">
      <w:pPr>
        <w:pStyle w:val="a5"/>
      </w:pPr>
      <w:r>
        <w:fldChar w:fldCharType="begin"/>
      </w:r>
      <w:r>
        <w:instrText xml:space="preserve"> INCLUDEPICTURE "http://img.my.csdn.net/uploads/201304/03/1364953615_2896.jpg" \* MERGEFORMATINET </w:instrText>
      </w:r>
      <w:r>
        <w:fldChar w:fldCharType="separate"/>
      </w:r>
      <w:r>
        <w:rPr>
          <w:noProof/>
        </w:rPr>
        <w:drawing>
          <wp:inline distT="0" distB="0" distL="0" distR="0">
            <wp:extent cx="5943600" cy="361315"/>
            <wp:effectExtent l="0" t="0" r="0" b="0"/>
            <wp:docPr id="373" name="图片 373" descr="http://img.my.csdn.net/uploads/201304/03/1364953615_2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img.my.csdn.net/uploads/201304/03/1364953615_2896.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61315"/>
                    </a:xfrm>
                    <a:prstGeom prst="rect">
                      <a:avLst/>
                    </a:prstGeom>
                    <a:noFill/>
                    <a:ln>
                      <a:noFill/>
                    </a:ln>
                  </pic:spPr>
                </pic:pic>
              </a:graphicData>
            </a:graphic>
          </wp:inline>
        </w:drawing>
      </w:r>
      <w:r>
        <w:fldChar w:fldCharType="end"/>
      </w:r>
    </w:p>
    <w:p w:rsidR="007D4915" w:rsidRDefault="007D4915" w:rsidP="007D4915">
      <w:pPr>
        <w:pStyle w:val="a5"/>
      </w:pPr>
      <w:r>
        <w:t>        （公式说明：</w:t>
      </w:r>
      <w:r>
        <w:rPr>
          <w:rFonts w:ascii="黑体" w:eastAsia="黑体" w:hAnsi="黑体" w:hint="eastAsia"/>
        </w:rPr>
        <w:t>上面的这两个推导过程中，所说的前面的五维空间的映射，这里说的前面便是文中2.2.1节的所述的映射方式，回顾下之前的映射规则，再看那第一个推导，其实就是计算x1，x2各自的内积，然后相乘相加即可，第二个推导则是直接平方，去掉括号，也很容易推出来</w:t>
      </w:r>
      <w:r>
        <w:t>）</w:t>
      </w:r>
    </w:p>
    <w:p w:rsidR="007D4915" w:rsidRDefault="007D4915" w:rsidP="007D4915">
      <w:pPr>
        <w:pStyle w:val="a5"/>
      </w:pPr>
      <w:r>
        <w:t>    另外，我们又注意到：</w:t>
      </w:r>
    </w:p>
    <w:p w:rsidR="007D4915" w:rsidRDefault="007D4915" w:rsidP="007D4915">
      <w:pPr>
        <w:pStyle w:val="a5"/>
      </w:pPr>
      <w:r>
        <w:lastRenderedPageBreak/>
        <w:fldChar w:fldCharType="begin"/>
      </w:r>
      <w:r>
        <w:instrText xml:space="preserve"> INCLUDEPICTURE "http://img.my.csdn.net/uploads/201304/03/1364953683_4519.jpg" \* MERGEFORMATINET </w:instrText>
      </w:r>
      <w:r>
        <w:fldChar w:fldCharType="separate"/>
      </w:r>
      <w:r>
        <w:rPr>
          <w:noProof/>
        </w:rPr>
        <w:drawing>
          <wp:inline distT="0" distB="0" distL="0" distR="0">
            <wp:extent cx="6868795" cy="393700"/>
            <wp:effectExtent l="0" t="0" r="1905" b="0"/>
            <wp:docPr id="372" name="图片 372" descr="http://img.my.csdn.net/uploads/201304/03/1364953683_4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img.my.csdn.net/uploads/201304/03/1364953683_451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68795" cy="393700"/>
                    </a:xfrm>
                    <a:prstGeom prst="rect">
                      <a:avLst/>
                    </a:prstGeom>
                    <a:noFill/>
                    <a:ln>
                      <a:noFill/>
                    </a:ln>
                  </pic:spPr>
                </pic:pic>
              </a:graphicData>
            </a:graphic>
          </wp:inline>
        </w:drawing>
      </w:r>
      <w:r>
        <w:fldChar w:fldCharType="end"/>
      </w:r>
    </w:p>
    <w:p w:rsidR="007D4915" w:rsidRDefault="007D4915" w:rsidP="007D4915">
      <w:pPr>
        <w:pStyle w:val="a5"/>
      </w:pPr>
      <w:r>
        <w:t>     二者有很多相似的地方，实际上，我们只要把某几个维度线性缩放一下，然后再加上一个常数维度，具体来说，上面这个式子的计算结果实际上和映射</w:t>
      </w:r>
    </w:p>
    <w:p w:rsidR="007D4915" w:rsidRDefault="007D4915" w:rsidP="007D4915">
      <w:pPr>
        <w:pStyle w:val="a5"/>
      </w:pPr>
      <w:r>
        <w:fldChar w:fldCharType="begin"/>
      </w:r>
      <w:r>
        <w:instrText xml:space="preserve"> INCLUDEPICTURE "http://img.my.csdn.net/uploads/201304/03/1364953714_4455.jpg" \* MERGEFORMATINET </w:instrText>
      </w:r>
      <w:r>
        <w:fldChar w:fldCharType="separate"/>
      </w:r>
      <w:r>
        <w:rPr>
          <w:noProof/>
        </w:rPr>
        <w:drawing>
          <wp:inline distT="0" distB="0" distL="0" distR="0">
            <wp:extent cx="5486400" cy="414655"/>
            <wp:effectExtent l="0" t="0" r="0" b="4445"/>
            <wp:docPr id="371" name="图片 371" descr="http://img.my.csdn.net/uploads/201304/03/1364953714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img.my.csdn.net/uploads/201304/03/1364953714_4455.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r>
        <w:fldChar w:fldCharType="end"/>
      </w:r>
    </w:p>
    <w:p w:rsidR="007D4915" w:rsidRDefault="007D4915" w:rsidP="007D4915">
      <w:pPr>
        <w:pStyle w:val="a5"/>
      </w:pPr>
      <w:r>
        <w:t>     之后的内积</w:t>
      </w:r>
      <w:r>
        <w:fldChar w:fldCharType="begin"/>
      </w:r>
      <w:r>
        <w:instrText xml:space="preserve"> INCLUDEPICTURE "http://img.my.csdn.net/uploads/201304/03/1364953751_4112.jpg" \* MERGEFORMATINET </w:instrText>
      </w:r>
      <w:r>
        <w:fldChar w:fldCharType="separate"/>
      </w:r>
      <w:r>
        <w:rPr>
          <w:noProof/>
        </w:rPr>
        <w:drawing>
          <wp:inline distT="0" distB="0" distL="0" distR="0">
            <wp:extent cx="1562735" cy="329565"/>
            <wp:effectExtent l="0" t="0" r="0" b="635"/>
            <wp:docPr id="370" name="图片 370" descr="http://img.my.csdn.net/uploads/201304/03/1364953751_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img.my.csdn.net/uploads/201304/03/1364953751_411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62735" cy="329565"/>
                    </a:xfrm>
                    <a:prstGeom prst="rect">
                      <a:avLst/>
                    </a:prstGeom>
                    <a:noFill/>
                    <a:ln>
                      <a:noFill/>
                    </a:ln>
                  </pic:spPr>
                </pic:pic>
              </a:graphicData>
            </a:graphic>
          </wp:inline>
        </w:drawing>
      </w:r>
      <w:r>
        <w:fldChar w:fldCharType="end"/>
      </w:r>
      <w:r>
        <w:t>的结果是相等的，那么区别在于什么地方呢？</w:t>
      </w:r>
    </w:p>
    <w:p w:rsidR="007D4915" w:rsidRDefault="007D4915" w:rsidP="007D4915">
      <w:pPr>
        <w:widowControl/>
        <w:numPr>
          <w:ilvl w:val="0"/>
          <w:numId w:val="3"/>
        </w:numPr>
        <w:spacing w:before="100" w:beforeAutospacing="1" w:after="100" w:afterAutospacing="1"/>
        <w:jc w:val="left"/>
      </w:pPr>
      <w:r>
        <w:t>一个是映射到高维空间中，然后再根据内积的公式进行计算；</w:t>
      </w:r>
    </w:p>
    <w:p w:rsidR="007D4915" w:rsidRDefault="007D4915" w:rsidP="007D4915">
      <w:pPr>
        <w:widowControl/>
        <w:numPr>
          <w:ilvl w:val="0"/>
          <w:numId w:val="3"/>
        </w:numPr>
        <w:spacing w:before="100" w:beforeAutospacing="1" w:after="100" w:afterAutospacing="1"/>
        <w:jc w:val="left"/>
      </w:pPr>
      <w:r>
        <w:t>而另一个则</w:t>
      </w:r>
      <w:r>
        <w:rPr>
          <w:rStyle w:val="a7"/>
        </w:rPr>
        <w:t>直接在原来的低维空间中进行计算，而不需要显式地写出映射后的结果</w:t>
      </w:r>
      <w:r>
        <w:t>。</w:t>
      </w:r>
    </w:p>
    <w:p w:rsidR="007D4915" w:rsidRDefault="007D4915" w:rsidP="007D4915">
      <w:pPr>
        <w:pStyle w:val="a5"/>
      </w:pPr>
      <w:r>
        <w:t>    （公式说明：</w:t>
      </w:r>
      <w:r>
        <w:rPr>
          <w:rFonts w:ascii="黑体" w:eastAsia="黑体" w:hAnsi="黑体" w:hint="eastAsia"/>
        </w:rPr>
        <w:t>上面之中，最后的两个式子，第一个算式，是带内积的完全平方式，可以拆开，然后，通过凑一个得到，第二个算式，也是根据第一个算式凑出来的</w:t>
      </w:r>
      <w:r>
        <w:t>）</w:t>
      </w:r>
    </w:p>
    <w:p w:rsidR="007D4915" w:rsidRDefault="007D4915" w:rsidP="007D4915">
      <w:pPr>
        <w:pStyle w:val="a5"/>
      </w:pPr>
      <w:r>
        <w:t>    回忆刚才提到的映射的维度爆炸，在前一种方法已经无法计算的情况下，后一种方法却依旧能从容处理，甚至是无穷维度的情况也没有问题。</w:t>
      </w:r>
    </w:p>
    <w:p w:rsidR="007D4915" w:rsidRDefault="007D4915" w:rsidP="007D4915">
      <w:pPr>
        <w:pStyle w:val="a5"/>
      </w:pPr>
      <w:r>
        <w:t>    我们把这里</w:t>
      </w:r>
      <w:r>
        <w:rPr>
          <w:rStyle w:val="a7"/>
        </w:rPr>
        <w:t>的计算两个向量在隐式映射过后的空间中的内积的函数叫做核函数</w:t>
      </w:r>
      <w:r>
        <w:t xml:space="preserve"> (Kernel Function) ，例如，在刚才的例子中，我们的核函数为：</w:t>
      </w:r>
    </w:p>
    <w:p w:rsidR="007D4915" w:rsidRDefault="007D4915" w:rsidP="007D4915">
      <w:pPr>
        <w:pStyle w:val="a5"/>
      </w:pPr>
      <w:r>
        <w:fldChar w:fldCharType="begin"/>
      </w:r>
      <w:r>
        <w:instrText xml:space="preserve"> INCLUDEPICTURE "http://img.my.csdn.net/uploads/201304/03/1364956440_7770.jpg" \* MERGEFORMATINET </w:instrText>
      </w:r>
      <w:r>
        <w:fldChar w:fldCharType="separate"/>
      </w:r>
      <w:r>
        <w:rPr>
          <w:noProof/>
        </w:rPr>
        <w:drawing>
          <wp:inline distT="0" distB="0" distL="0" distR="0">
            <wp:extent cx="2881630" cy="361315"/>
            <wp:effectExtent l="0" t="0" r="1270" b="0"/>
            <wp:docPr id="369" name="图片 369" descr="http://img.my.csdn.net/uploads/201304/03/1364956440_7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g.my.csdn.net/uploads/201304/03/1364956440_7770.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fldChar w:fldCharType="end"/>
      </w:r>
    </w:p>
    <w:p w:rsidR="007D4915" w:rsidRDefault="007D4915" w:rsidP="007D4915">
      <w:pPr>
        <w:pStyle w:val="a5"/>
      </w:pPr>
      <w:r>
        <w:t>    核函数能</w:t>
      </w:r>
      <w:r>
        <w:rPr>
          <w:rStyle w:val="a7"/>
        </w:rPr>
        <w:t>简化映射空间中的内积运算</w:t>
      </w:r>
      <w:r>
        <w:t>——刚好“碰巧”的是，在我们的</w:t>
      </w:r>
      <w:r>
        <w:rPr>
          <w:rStyle w:val="a7"/>
        </w:rPr>
        <w:t xml:space="preserve"> SVM 里需要计算的地方数据向量总是以内积的形式出现</w:t>
      </w:r>
      <w:r>
        <w:t>的。对比刚才我们上面写出来的式子，现在我们的</w:t>
      </w:r>
      <w:r>
        <w:rPr>
          <w:rStyle w:val="a7"/>
        </w:rPr>
        <w:t>分类函数</w:t>
      </w:r>
      <w:r>
        <w:t>为：</w:t>
      </w:r>
    </w:p>
    <w:p w:rsidR="007D4915" w:rsidRDefault="007D4915" w:rsidP="007D4915">
      <w:pPr>
        <w:pStyle w:val="a5"/>
      </w:pPr>
      <w:r>
        <w:fldChar w:fldCharType="begin"/>
      </w:r>
      <w:r>
        <w:instrText xml:space="preserve"> INCLUDEPICTURE "http://img.my.csdn.net/uploads/201304/03/1364956916_5948.jpg" \* MERGEFORMATINET </w:instrText>
      </w:r>
      <w:r>
        <w:fldChar w:fldCharType="separate"/>
      </w:r>
      <w:r>
        <w:rPr>
          <w:noProof/>
        </w:rPr>
        <w:drawing>
          <wp:inline distT="0" distB="0" distL="0" distR="0">
            <wp:extent cx="2169160" cy="648335"/>
            <wp:effectExtent l="0" t="0" r="2540" b="0"/>
            <wp:docPr id="368" name="图片 368" descr="http://img.my.csdn.net/uploads/201304/03/1364956916_5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g.my.csdn.net/uploads/201304/03/1364956916_5948.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69160" cy="648335"/>
                    </a:xfrm>
                    <a:prstGeom prst="rect">
                      <a:avLst/>
                    </a:prstGeom>
                    <a:noFill/>
                    <a:ln>
                      <a:noFill/>
                    </a:ln>
                  </pic:spPr>
                </pic:pic>
              </a:graphicData>
            </a:graphic>
          </wp:inline>
        </w:drawing>
      </w:r>
      <w:r>
        <w:fldChar w:fldCharType="end"/>
      </w:r>
    </w:p>
    <w:p w:rsidR="007D4915" w:rsidRDefault="007D4915" w:rsidP="007D4915">
      <w:pPr>
        <w:pStyle w:val="a5"/>
      </w:pPr>
      <w:r>
        <w:t>    其中 由如下 dual 问题计算而得：</w:t>
      </w:r>
    </w:p>
    <w:p w:rsidR="007D4915" w:rsidRDefault="007D4915" w:rsidP="007D4915">
      <w:pPr>
        <w:pStyle w:val="a5"/>
      </w:pPr>
      <w:r>
        <w:lastRenderedPageBreak/>
        <w:fldChar w:fldCharType="begin"/>
      </w:r>
      <w:r>
        <w:instrText xml:space="preserve"> INCLUDEPICTURE "http://img.my.csdn.net/uploads/201304/03/1364957480_2629.jpg" \* MERGEFORMATINET </w:instrText>
      </w:r>
      <w:r>
        <w:fldChar w:fldCharType="separate"/>
      </w:r>
      <w:r>
        <w:rPr>
          <w:noProof/>
        </w:rPr>
        <w:drawing>
          <wp:inline distT="0" distB="0" distL="0" distR="0">
            <wp:extent cx="4157345" cy="1775460"/>
            <wp:effectExtent l="0" t="0" r="0" b="2540"/>
            <wp:docPr id="367" name="图片 367" descr="http://img.my.csdn.net/uploads/201304/03/1364957480_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g.my.csdn.net/uploads/201304/03/1364957480_2629.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57345" cy="1775460"/>
                    </a:xfrm>
                    <a:prstGeom prst="rect">
                      <a:avLst/>
                    </a:prstGeom>
                    <a:noFill/>
                    <a:ln>
                      <a:noFill/>
                    </a:ln>
                  </pic:spPr>
                </pic:pic>
              </a:graphicData>
            </a:graphic>
          </wp:inline>
        </w:drawing>
      </w:r>
      <w:r>
        <w:fldChar w:fldCharType="end"/>
      </w:r>
    </w:p>
    <w:p w:rsidR="007D4915" w:rsidRDefault="007D4915" w:rsidP="007D4915">
      <w:pPr>
        <w:pStyle w:val="a5"/>
      </w:pPr>
      <w:r>
        <w:t>    这样一来计算的问题就算解决了，</w:t>
      </w:r>
      <w:r>
        <w:rPr>
          <w:color w:val="990000"/>
        </w:rPr>
        <w:t>避开了直接在高维空间中进行计算</w:t>
      </w:r>
      <w:r>
        <w:t>，而结果却是等价的！当然，因为我们这里的例子非常简单，所以我可以手工构造出对应于</w:t>
      </w:r>
      <w:r>
        <w:fldChar w:fldCharType="begin"/>
      </w:r>
      <w:r>
        <w:instrText xml:space="preserve"> INCLUDEPICTURE "http://img.my.csdn.net/uploads/201304/03/1364953575_7320.jpg" \* MERGEFORMATINET </w:instrText>
      </w:r>
      <w:r>
        <w:fldChar w:fldCharType="separate"/>
      </w:r>
      <w:r>
        <w:rPr>
          <w:noProof/>
        </w:rPr>
        <w:drawing>
          <wp:inline distT="0" distB="0" distL="0" distR="0">
            <wp:extent cx="457200" cy="276225"/>
            <wp:effectExtent l="0" t="0" r="0" b="3175"/>
            <wp:docPr id="366" name="图片 366" descr="http://img.my.csdn.net/uploads/201304/03/1364953575_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g.my.csdn.net/uploads/201304/03/1364953575_7320.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fldChar w:fldCharType="end"/>
      </w:r>
      <w:r>
        <w:t>的核函数出来，如果对于任意一个映射，想要构造出对应的核函数就很困难了。</w:t>
      </w:r>
    </w:p>
    <w:p w:rsidR="007D4915" w:rsidRDefault="007D4915" w:rsidP="007D4915">
      <w:pPr>
        <w:pStyle w:val="4"/>
      </w:pPr>
      <w:bookmarkStart w:id="14" w:name="t17"/>
      <w:bookmarkEnd w:id="14"/>
      <w:r>
        <w:t>2.2.3、几个核函数</w:t>
      </w:r>
    </w:p>
    <w:p w:rsidR="007D4915" w:rsidRDefault="007D4915" w:rsidP="007D4915">
      <w:pPr>
        <w:pStyle w:val="a5"/>
      </w:pPr>
      <w:r>
        <w:t>    通常人们会从一些常用的核函数中选择（根据问题和数据的不同，选择不同的参数，实际上就是得到了不同的核函数），例如：</w:t>
      </w:r>
    </w:p>
    <w:p w:rsidR="007D4915" w:rsidRDefault="007D4915" w:rsidP="007D4915">
      <w:pPr>
        <w:widowControl/>
        <w:numPr>
          <w:ilvl w:val="0"/>
          <w:numId w:val="4"/>
        </w:numPr>
        <w:spacing w:before="100" w:beforeAutospacing="1" w:after="100" w:afterAutospacing="1"/>
        <w:jc w:val="left"/>
      </w:pPr>
      <w:r>
        <w:t>多项式核，显然刚才我们举的例子是这里多项式核的一个特例（R = 1，d = 2</w:t>
      </w:r>
      <w:r>
        <w:rPr>
          <w:sz w:val="23"/>
          <w:szCs w:val="23"/>
        </w:rPr>
        <w:t>）</w:t>
      </w:r>
      <w:r>
        <w:t>。虽然比较麻烦，而且没有必要，不过这个核所对应的映射实际上是可以写出来的，该空间的维度是</w:t>
      </w:r>
      <w:r>
        <w:fldChar w:fldCharType="begin"/>
      </w:r>
      <w:r>
        <w:instrText xml:space="preserve"> INCLUDEPICTURE "http://img.my.csdn.net/uploads/201304/03/1364958204_2877.jpg" \* MERGEFORMATINET </w:instrText>
      </w:r>
      <w:r>
        <w:fldChar w:fldCharType="separate"/>
      </w:r>
      <w:r>
        <w:rPr>
          <w:noProof/>
        </w:rPr>
        <w:drawing>
          <wp:inline distT="0" distB="0" distL="0" distR="0">
            <wp:extent cx="701675" cy="436245"/>
            <wp:effectExtent l="0" t="0" r="0" b="0"/>
            <wp:docPr id="365" name="图片 365" descr="http://img.my.csdn.net/uploads/201304/03/1364958204_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g.my.csdn.net/uploads/201304/03/1364958204_2877.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01675" cy="436245"/>
                    </a:xfrm>
                    <a:prstGeom prst="rect">
                      <a:avLst/>
                    </a:prstGeom>
                    <a:noFill/>
                    <a:ln>
                      <a:noFill/>
                    </a:ln>
                  </pic:spPr>
                </pic:pic>
              </a:graphicData>
            </a:graphic>
          </wp:inline>
        </w:drawing>
      </w:r>
      <w:r>
        <w:fldChar w:fldCharType="end"/>
      </w:r>
      <w:r>
        <w:t>，其中 是原始空间的维度。</w:t>
      </w:r>
    </w:p>
    <w:p w:rsidR="007D4915" w:rsidRDefault="007D4915" w:rsidP="007D4915">
      <w:pPr>
        <w:widowControl/>
        <w:numPr>
          <w:ilvl w:val="0"/>
          <w:numId w:val="4"/>
        </w:numPr>
        <w:spacing w:before="100" w:beforeAutospacing="1" w:after="100" w:afterAutospacing="1"/>
        <w:jc w:val="left"/>
      </w:pPr>
      <w:r>
        <w:t>高斯核</w:t>
      </w:r>
      <w:r>
        <w:fldChar w:fldCharType="begin"/>
      </w:r>
      <w:r>
        <w:instrText xml:space="preserve"> INCLUDEPICTURE "http://img.my.csdn.net/uploads/201304/03/1364958259_8460.jpg" \* MERGEFORMATINET </w:instrText>
      </w:r>
      <w:r>
        <w:fldChar w:fldCharType="separate"/>
      </w:r>
      <w:r>
        <w:rPr>
          <w:noProof/>
        </w:rPr>
        <w:drawing>
          <wp:inline distT="0" distB="0" distL="0" distR="0">
            <wp:extent cx="3189605" cy="638175"/>
            <wp:effectExtent l="0" t="0" r="0" b="0"/>
            <wp:docPr id="364" name="图片 364" descr="http://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g.my.csdn.net/uploads/201304/03/1364958259_8460.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89605" cy="638175"/>
                    </a:xfrm>
                    <a:prstGeom prst="rect">
                      <a:avLst/>
                    </a:prstGeom>
                    <a:noFill/>
                    <a:ln>
                      <a:noFill/>
                    </a:ln>
                  </pic:spPr>
                </pic:pic>
              </a:graphicData>
            </a:graphic>
          </wp:inline>
        </w:drawing>
      </w:r>
      <w:r>
        <w:fldChar w:fldCharType="end"/>
      </w:r>
      <w:r>
        <w:t>，这个核就是最开始提到过的会将原始空间映射为无穷维空间的那个家伙。不过，如果</w:t>
      </w:r>
      <w:r>
        <w:fldChar w:fldCharType="begin"/>
      </w:r>
      <w:r>
        <w:instrText xml:space="preserve"> INCLUDEPICTURE "http://img.my.csdn.net/uploads/201304/03/1364958296_7554.jpg" \* MERGEFORMATINET </w:instrText>
      </w:r>
      <w:r>
        <w:fldChar w:fldCharType="separate"/>
      </w:r>
      <w:r>
        <w:rPr>
          <w:noProof/>
        </w:rPr>
        <w:drawing>
          <wp:inline distT="0" distB="0" distL="0" distR="0">
            <wp:extent cx="212725" cy="191135"/>
            <wp:effectExtent l="0" t="0" r="3175" b="0"/>
            <wp:docPr id="363" name="图片 363"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img.my.csdn.net/uploads/201304/03/1364958296_755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fldChar w:fldCharType="end"/>
      </w:r>
      <w:r>
        <w:t>选得很大的话，高次特征上的权重实际上衰减得非常快，所以实际上（数值上近似一下）相当于一个低维的子空间；反过来，如果</w:t>
      </w:r>
      <w:r>
        <w:fldChar w:fldCharType="begin"/>
      </w:r>
      <w:r>
        <w:instrText xml:space="preserve"> INCLUDEPICTURE "http://img.my.csdn.net/uploads/201304/03/1364958296_7554.jpg" \* MERGEFORMATINET </w:instrText>
      </w:r>
      <w:r>
        <w:fldChar w:fldCharType="separate"/>
      </w:r>
      <w:r>
        <w:rPr>
          <w:noProof/>
        </w:rPr>
        <w:drawing>
          <wp:inline distT="0" distB="0" distL="0" distR="0">
            <wp:extent cx="212725" cy="191135"/>
            <wp:effectExtent l="0" t="0" r="3175" b="0"/>
            <wp:docPr id="362" name="图片 362"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g.my.csdn.net/uploads/201304/03/1364958296_755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fldChar w:fldCharType="end"/>
      </w:r>
      <w:r>
        <w:t>选得很小，则可以将任意的数据映射为线性可分——当然，这并不一定是好事，因为随之而来的可能是非常严重的过拟合问题。不过，总的来说，</w:t>
      </w:r>
      <w:r>
        <w:lastRenderedPageBreak/>
        <w:t>通过调控参数</w:t>
      </w:r>
      <w:r>
        <w:fldChar w:fldCharType="begin"/>
      </w:r>
      <w:r>
        <w:instrText xml:space="preserve"> INCLUDEPICTURE "http://img.my.csdn.net/uploads/201304/03/1364958296_7554.jpg" \* MERGEFORMATINET </w:instrText>
      </w:r>
      <w:r>
        <w:fldChar w:fldCharType="separate"/>
      </w:r>
      <w:r>
        <w:rPr>
          <w:noProof/>
        </w:rPr>
        <w:drawing>
          <wp:inline distT="0" distB="0" distL="0" distR="0">
            <wp:extent cx="212725" cy="191135"/>
            <wp:effectExtent l="0" t="0" r="3175" b="0"/>
            <wp:docPr id="361" name="图片 361"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g.my.csdn.net/uploads/201304/03/1364958296_755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fldChar w:fldCharType="end"/>
      </w:r>
      <w:r>
        <w:t>，高斯核实际上具有相当高的灵活性，也是使用最广泛的核函数之一。下图所示的例子便是把低维线性不可分的数据通过高斯核函数映射到了高维空间：</w:t>
      </w:r>
      <w:r>
        <w:br/>
      </w:r>
      <w:r>
        <w:fldChar w:fldCharType="begin"/>
      </w:r>
      <w:r>
        <w:instrText xml:space="preserve"> INCLUDEPICTURE "https://img-blog.csdn.net/20130919095640250" \* MERGEFORMATINET </w:instrText>
      </w:r>
      <w:r>
        <w:fldChar w:fldCharType="separate"/>
      </w:r>
      <w:r>
        <w:rPr>
          <w:noProof/>
        </w:rPr>
        <w:drawing>
          <wp:inline distT="0" distB="0" distL="0" distR="0">
            <wp:extent cx="7453630" cy="3583305"/>
            <wp:effectExtent l="0" t="0" r="1270" b="0"/>
            <wp:docPr id="360" name="图片 360" descr="https://img-blog.csdn.net/2013091909564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img-blog.csdn.net/201309190956402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453630" cy="3583305"/>
                    </a:xfrm>
                    <a:prstGeom prst="rect">
                      <a:avLst/>
                    </a:prstGeom>
                    <a:noFill/>
                    <a:ln>
                      <a:noFill/>
                    </a:ln>
                  </pic:spPr>
                </pic:pic>
              </a:graphicData>
            </a:graphic>
          </wp:inline>
        </w:drawing>
      </w:r>
      <w:r>
        <w:fldChar w:fldCharType="end"/>
      </w:r>
    </w:p>
    <w:p w:rsidR="007D4915" w:rsidRDefault="007D4915" w:rsidP="007D4915">
      <w:pPr>
        <w:widowControl/>
        <w:numPr>
          <w:ilvl w:val="0"/>
          <w:numId w:val="4"/>
        </w:numPr>
        <w:spacing w:before="100" w:beforeAutospacing="1" w:after="100" w:afterAutospacing="1"/>
        <w:jc w:val="left"/>
      </w:pPr>
      <w:r>
        <w:t>线性核</w:t>
      </w:r>
      <w:r>
        <w:fldChar w:fldCharType="begin"/>
      </w:r>
      <w:r>
        <w:instrText xml:space="preserve"> INCLUDEPICTURE "http://img.my.csdn.net/uploads/201304/03/1364958354_7262.jpg" \* MERGEFORMATINET </w:instrText>
      </w:r>
      <w:r>
        <w:fldChar w:fldCharType="separate"/>
      </w:r>
      <w:r>
        <w:rPr>
          <w:noProof/>
        </w:rPr>
        <w:drawing>
          <wp:inline distT="0" distB="0" distL="0" distR="0">
            <wp:extent cx="2147570" cy="266065"/>
            <wp:effectExtent l="0" t="0" r="0" b="635"/>
            <wp:docPr id="359" name="图片 359" descr="http://img.my.csdn.net/uploads/201304/03/1364958354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img.my.csdn.net/uploads/201304/03/1364958354_726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47570" cy="266065"/>
                    </a:xfrm>
                    <a:prstGeom prst="rect">
                      <a:avLst/>
                    </a:prstGeom>
                    <a:noFill/>
                    <a:ln>
                      <a:noFill/>
                    </a:ln>
                  </pic:spPr>
                </pic:pic>
              </a:graphicData>
            </a:graphic>
          </wp:inline>
        </w:drawing>
      </w:r>
      <w:r>
        <w:fldChar w:fldCharType="end"/>
      </w:r>
      <w:r>
        <w:t>，这实际上就是原始空间中的内积。这个核存在的主要目的是使得“映射后空间中的问题”和“映射前空间中的问题”两者在形式上统一起来了(</w:t>
      </w:r>
      <w:r>
        <w:rPr>
          <w:sz w:val="18"/>
          <w:szCs w:val="18"/>
        </w:rPr>
        <w:t>意思是说，咱们有的时候，写代码，或写公式的时候，只要写个模板或通用表达式，然后再代入不同的核，便可以了，于此，便在形式上统一了起来，不用再分别写一个线性的，和一个非线性的)</w:t>
      </w:r>
      <w:r>
        <w:t>。</w:t>
      </w:r>
    </w:p>
    <w:p w:rsidR="007D4915" w:rsidRDefault="007D4915" w:rsidP="007D4915">
      <w:pPr>
        <w:pStyle w:val="4"/>
      </w:pPr>
      <w:bookmarkStart w:id="15" w:name="t18"/>
      <w:bookmarkEnd w:id="15"/>
      <w:r>
        <w:t>2.2.4、核函数的本质</w:t>
      </w:r>
    </w:p>
    <w:p w:rsidR="007D4915" w:rsidRDefault="007D4915" w:rsidP="007D4915">
      <w:r>
        <w:t xml:space="preserve">        </w:t>
      </w:r>
      <w:r>
        <w:rPr>
          <w:rFonts w:ascii="Arial Black" w:hAnsi="Arial Black"/>
          <w:sz w:val="21"/>
          <w:szCs w:val="21"/>
        </w:rPr>
        <w:t>上面说了这么一大堆，读者可能还是没明白核函数到底是个什么东西？我再简要概括下，即以下三点：</w:t>
      </w:r>
    </w:p>
    <w:p w:rsidR="007D4915" w:rsidRDefault="007D4915" w:rsidP="007D4915">
      <w:pPr>
        <w:widowControl/>
        <w:numPr>
          <w:ilvl w:val="0"/>
          <w:numId w:val="5"/>
        </w:numPr>
        <w:spacing w:before="100" w:beforeAutospacing="1" w:after="100" w:afterAutospacing="1"/>
        <w:jc w:val="left"/>
      </w:pPr>
      <w:r>
        <w:rPr>
          <w:rFonts w:ascii="Arial Black" w:hAnsi="Arial Black"/>
          <w:sz w:val="21"/>
          <w:szCs w:val="21"/>
        </w:rPr>
        <w:lastRenderedPageBreak/>
        <w:t>实际中，我们会经常遇到线性不可分的样例，此时，我们的常用做法是把样例特征映射到高维空间中去</w:t>
      </w:r>
      <w:r>
        <w:rPr>
          <w:rFonts w:ascii="Arial Black" w:hAnsi="Arial Black"/>
          <w:sz w:val="21"/>
          <w:szCs w:val="21"/>
        </w:rPr>
        <w:t>(</w:t>
      </w:r>
      <w:r>
        <w:rPr>
          <w:rFonts w:ascii="Arial Black" w:hAnsi="Arial Black"/>
          <w:sz w:val="21"/>
          <w:szCs w:val="21"/>
        </w:rPr>
        <w:t>如上文</w:t>
      </w:r>
      <w:r>
        <w:rPr>
          <w:rFonts w:ascii="Arial Black" w:hAnsi="Arial Black"/>
          <w:sz w:val="21"/>
          <w:szCs w:val="21"/>
        </w:rPr>
        <w:t>2.2</w:t>
      </w:r>
      <w:r>
        <w:rPr>
          <w:rFonts w:ascii="Arial Black" w:hAnsi="Arial Black"/>
          <w:sz w:val="21"/>
          <w:szCs w:val="21"/>
        </w:rPr>
        <w:t>节最开始的那幅图所示，映射到高维空间后，相关特征便被分开了，也就达到了分类的目的</w:t>
      </w:r>
      <w:r>
        <w:rPr>
          <w:rFonts w:ascii="Arial Black" w:hAnsi="Arial Black"/>
          <w:sz w:val="21"/>
          <w:szCs w:val="21"/>
        </w:rPr>
        <w:t>)</w:t>
      </w:r>
      <w:r>
        <w:rPr>
          <w:rFonts w:ascii="Arial Black" w:hAnsi="Arial Black"/>
          <w:sz w:val="21"/>
          <w:szCs w:val="21"/>
        </w:rPr>
        <w:t>；</w:t>
      </w:r>
    </w:p>
    <w:p w:rsidR="007D4915" w:rsidRDefault="007D4915" w:rsidP="007D4915">
      <w:pPr>
        <w:widowControl/>
        <w:numPr>
          <w:ilvl w:val="0"/>
          <w:numId w:val="5"/>
        </w:numPr>
        <w:spacing w:before="100" w:beforeAutospacing="1" w:after="100" w:afterAutospacing="1"/>
        <w:jc w:val="left"/>
      </w:pPr>
      <w:r>
        <w:rPr>
          <w:rFonts w:ascii="Arial Black" w:hAnsi="Arial Black"/>
          <w:sz w:val="21"/>
          <w:szCs w:val="21"/>
        </w:rPr>
        <w:t>但进一步，如果凡是遇到线性不可分的样例，一律映射到高维空间，那么这个维度大小是会高到可怕的</w:t>
      </w:r>
      <w:r>
        <w:rPr>
          <w:rFonts w:ascii="Arial Black" w:hAnsi="Arial Black"/>
          <w:sz w:val="21"/>
          <w:szCs w:val="21"/>
        </w:rPr>
        <w:t>(</w:t>
      </w:r>
      <w:r>
        <w:rPr>
          <w:rFonts w:ascii="Arial Black" w:hAnsi="Arial Black"/>
          <w:sz w:val="21"/>
          <w:szCs w:val="21"/>
        </w:rPr>
        <w:t>如上文中</w:t>
      </w:r>
      <w:r>
        <w:rPr>
          <w:rFonts w:ascii="Arial Black" w:hAnsi="Arial Black"/>
          <w:sz w:val="21"/>
          <w:szCs w:val="21"/>
        </w:rPr>
        <w:t>19</w:t>
      </w:r>
      <w:r>
        <w:rPr>
          <w:rFonts w:ascii="Arial Black" w:hAnsi="Arial Black"/>
          <w:sz w:val="21"/>
          <w:szCs w:val="21"/>
        </w:rPr>
        <w:t>维乃至无穷维的例子</w:t>
      </w:r>
      <w:r>
        <w:rPr>
          <w:rFonts w:ascii="Arial Black" w:hAnsi="Arial Black"/>
          <w:sz w:val="21"/>
          <w:szCs w:val="21"/>
        </w:rPr>
        <w:t>)</w:t>
      </w:r>
      <w:r>
        <w:rPr>
          <w:rFonts w:ascii="Arial Black" w:hAnsi="Arial Black"/>
          <w:sz w:val="21"/>
          <w:szCs w:val="21"/>
        </w:rPr>
        <w:t>。那咋办呢？</w:t>
      </w:r>
    </w:p>
    <w:p w:rsidR="007D4915" w:rsidRDefault="007D4915" w:rsidP="007D4915">
      <w:pPr>
        <w:widowControl/>
        <w:numPr>
          <w:ilvl w:val="0"/>
          <w:numId w:val="5"/>
        </w:numPr>
        <w:spacing w:before="100" w:beforeAutospacing="1" w:after="100" w:afterAutospacing="1"/>
        <w:jc w:val="left"/>
      </w:pPr>
      <w:r>
        <w:rPr>
          <w:rFonts w:ascii="Arial Black" w:hAnsi="Arial Black"/>
          <w:sz w:val="21"/>
          <w:szCs w:val="21"/>
        </w:rPr>
        <w:t>此时，核函数就隆重登场了，核函数的价值在于它虽然也是将特征进行从低维到高维的转换，但核函数绝就绝在它事先在低维上进行计算，而将实质上的分类效果表现在了高维上，也就如上文所说的避免了直接在高维空间中的复杂计算。</w:t>
      </w:r>
    </w:p>
    <w:p w:rsidR="007D4915" w:rsidRDefault="007D4915" w:rsidP="007D4915">
      <w:pPr>
        <w:pStyle w:val="a5"/>
      </w:pPr>
      <w:r>
        <w:rPr>
          <w:rFonts w:ascii="Palatino" w:hAnsi="Palatino"/>
        </w:rPr>
        <w:t xml:space="preserve">    </w:t>
      </w:r>
      <w:r>
        <w:rPr>
          <w:rFonts w:ascii="Palatino" w:hAnsi="Palatino"/>
        </w:rPr>
        <w:t>最后引用</w:t>
      </w:r>
      <w:hyperlink r:id="rId120" w:tgtFrame="_blank" w:history="1">
        <w:r>
          <w:rPr>
            <w:rStyle w:val="a3"/>
            <w:rFonts w:ascii="Palatino" w:hAnsi="Palatino"/>
          </w:rPr>
          <w:t>这里</w:t>
        </w:r>
      </w:hyperlink>
      <w:r>
        <w:rPr>
          <w:rFonts w:ascii="Palatino" w:hAnsi="Palatino"/>
        </w:rPr>
        <w:t>的一个例子举例说明下核函数解决非线性问题的直观效果。</w:t>
      </w:r>
    </w:p>
    <w:p w:rsidR="007D4915" w:rsidRDefault="007D4915" w:rsidP="007D4915">
      <w:pPr>
        <w:pStyle w:val="a5"/>
      </w:pPr>
      <w:r>
        <w:rPr>
          <w:rFonts w:ascii="Palatino" w:hAnsi="Palatino"/>
        </w:rPr>
        <w:t>    </w:t>
      </w:r>
      <w:r>
        <w:rPr>
          <w:rFonts w:ascii="Palatino" w:hAnsi="Palatino"/>
        </w:rPr>
        <w:t>假设现在你是一个农场主，圈养了一批羊群，但为预防狼群袭击羊群，你需要搭建一个篱笆来把羊群围起来。但是篱笆应该建在哪里呢？你很可能需要依据牛群和狼群的位置建立一个</w:t>
      </w:r>
      <w:r>
        <w:rPr>
          <w:rFonts w:ascii="Palatino" w:hAnsi="Palatino"/>
        </w:rPr>
        <w:t>“</w:t>
      </w:r>
      <w:r>
        <w:rPr>
          <w:rFonts w:ascii="Palatino" w:hAnsi="Palatino"/>
        </w:rPr>
        <w:t>分类器</w:t>
      </w:r>
      <w:r>
        <w:rPr>
          <w:rFonts w:ascii="Palatino" w:hAnsi="Palatino"/>
        </w:rPr>
        <w:t>”</w:t>
      </w:r>
      <w:r>
        <w:rPr>
          <w:rFonts w:ascii="Palatino" w:hAnsi="Palatino"/>
        </w:rPr>
        <w:t>，比较下图这几种不同的分类器，我们可以看到</w:t>
      </w:r>
      <w:r>
        <w:rPr>
          <w:rFonts w:ascii="Palatino" w:hAnsi="Palatino"/>
        </w:rPr>
        <w:t>SVM</w:t>
      </w:r>
      <w:r>
        <w:rPr>
          <w:rFonts w:ascii="Palatino" w:hAnsi="Palatino"/>
        </w:rPr>
        <w:t>完成了一个很完美的解决方案。</w:t>
      </w:r>
    </w:p>
    <w:p w:rsidR="007D4915" w:rsidRDefault="007D4915" w:rsidP="007D4915">
      <w:pPr>
        <w:pStyle w:val="a5"/>
      </w:pPr>
      <w:r>
        <w:rPr>
          <w:rFonts w:ascii="Palatino" w:hAnsi="Palatino"/>
        </w:rPr>
        <w:lastRenderedPageBreak/>
        <w:fldChar w:fldCharType="begin"/>
      </w:r>
      <w:r>
        <w:rPr>
          <w:rFonts w:ascii="Palatino" w:hAnsi="Palatino"/>
        </w:rPr>
        <w:instrText xml:space="preserve"> INCLUDEPICTURE "https://img-blog.csdn.net/20131121105410546" \* MERGEFORMATINET </w:instrText>
      </w:r>
      <w:r>
        <w:rPr>
          <w:rFonts w:ascii="Palatino" w:hAnsi="Palatino"/>
        </w:rPr>
        <w:fldChar w:fldCharType="separate"/>
      </w:r>
      <w:r>
        <w:rPr>
          <w:rFonts w:ascii="Palatino" w:hAnsi="Palatino"/>
          <w:noProof/>
        </w:rPr>
        <w:drawing>
          <wp:inline distT="0" distB="0" distL="0" distR="0">
            <wp:extent cx="8973820" cy="5103495"/>
            <wp:effectExtent l="0" t="0" r="5080" b="1905"/>
            <wp:docPr id="358" name="图片 358"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img-blog.csdn.net/2013112110541054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973820" cy="5103495"/>
                    </a:xfrm>
                    <a:prstGeom prst="rect">
                      <a:avLst/>
                    </a:prstGeom>
                    <a:noFill/>
                    <a:ln>
                      <a:noFill/>
                    </a:ln>
                  </pic:spPr>
                </pic:pic>
              </a:graphicData>
            </a:graphic>
          </wp:inline>
        </w:drawing>
      </w:r>
      <w:r>
        <w:rPr>
          <w:rFonts w:ascii="Palatino" w:hAnsi="Palatino"/>
        </w:rPr>
        <w:fldChar w:fldCharType="end"/>
      </w:r>
    </w:p>
    <w:p w:rsidR="007D4915" w:rsidRDefault="007D4915" w:rsidP="007D4915">
      <w:pPr>
        <w:pStyle w:val="a5"/>
      </w:pPr>
      <w:r>
        <w:rPr>
          <w:rFonts w:ascii="Palatino" w:hAnsi="Palatino"/>
        </w:rPr>
        <w:t xml:space="preserve">    </w:t>
      </w:r>
      <w:r>
        <w:rPr>
          <w:rFonts w:ascii="Palatino" w:hAnsi="Palatino"/>
        </w:rPr>
        <w:t>这个例子从侧面简单说明了</w:t>
      </w:r>
      <w:r>
        <w:rPr>
          <w:rFonts w:ascii="Palatino" w:hAnsi="Palatino"/>
        </w:rPr>
        <w:t>SVM</w:t>
      </w:r>
      <w:r>
        <w:rPr>
          <w:rFonts w:ascii="Palatino" w:hAnsi="Palatino"/>
        </w:rPr>
        <w:t>使用非线性分类器的优势，而逻辑模式以及决策树模式都是使用了直线方法。</w:t>
      </w:r>
    </w:p>
    <w:p w:rsidR="007D4915" w:rsidRDefault="007D4915" w:rsidP="007D4915">
      <w:r>
        <w:t>    OK，</w:t>
      </w:r>
      <w:r>
        <w:rPr>
          <w:rFonts w:ascii="Arial" w:hAnsi="Arial" w:cs="Arial"/>
          <w:color w:val="333333"/>
        </w:rPr>
        <w:t>不再做过多介绍了，对核函数有进一步兴趣的，还可以看看</w:t>
      </w:r>
      <w:hyperlink r:id="rId122" w:tgtFrame="_blank" w:history="1">
        <w:r>
          <w:rPr>
            <w:rStyle w:val="a3"/>
            <w:rFonts w:ascii="Arial" w:hAnsi="Arial" w:cs="Arial"/>
          </w:rPr>
          <w:t>此文</w:t>
        </w:r>
      </w:hyperlink>
      <w:r>
        <w:rPr>
          <w:rFonts w:ascii="Arial" w:hAnsi="Arial" w:cs="Arial"/>
          <w:color w:val="333333"/>
        </w:rPr>
        <w:t>。</w:t>
      </w:r>
    </w:p>
    <w:p w:rsidR="007D4915" w:rsidRDefault="007D4915" w:rsidP="007D4915">
      <w:pPr>
        <w:pStyle w:val="3"/>
      </w:pPr>
      <w:bookmarkStart w:id="16" w:name="t19"/>
      <w:bookmarkEnd w:id="16"/>
      <w:r>
        <w:rPr>
          <w:rStyle w:val="a6"/>
          <w:rFonts w:ascii="Comic Sans MS" w:hAnsi="Comic Sans MS"/>
        </w:rPr>
        <w:t>2.3</w:t>
      </w:r>
      <w:r>
        <w:t>、使用松弛变量处理 outliers 方法</w:t>
      </w:r>
    </w:p>
    <w:p w:rsidR="007D4915" w:rsidRDefault="007D4915" w:rsidP="007D4915">
      <w:pPr>
        <w:pStyle w:val="a5"/>
      </w:pPr>
      <w:r>
        <w:t>    在本文第一节最开始讨论支持向量机的时候，我们就假定，数据是线性可分的，亦即我们可以找到一个可行的超平面将数据完全分开。后来为了处理非线性数据，在上文2.2节使用 Kernel 方法对原来的线性 SVM 进行了推广，使得非线性的的情况也能处理。虽然通过映射 将原始数据映射到高维空间之后，能够线性分隔的概率大大增加，但是对于某些情况还是很难处理。</w:t>
      </w:r>
    </w:p>
    <w:p w:rsidR="007D4915" w:rsidRDefault="007D4915" w:rsidP="007D4915">
      <w:pPr>
        <w:pStyle w:val="a5"/>
      </w:pPr>
      <w:r>
        <w:t>    例如可能并不是因为数据本身是非线性结构的，而只是因为数据有噪音。对于这种偏离正常位置很远的数据点，我们称之为 outlier ，在我们原来的 SVM 模型里，outlier 的存在有可能造成很大的影响，因为超平面本身就是</w:t>
      </w:r>
      <w:r>
        <w:lastRenderedPageBreak/>
        <w:t>只有少数几个 support vector 组成的，如果这些 support vector 里又存在 outlier 的话，其影响就很大了。例如下图：</w:t>
      </w:r>
    </w:p>
    <w:p w:rsidR="007D4915" w:rsidRDefault="007D4915" w:rsidP="007D4915">
      <w:pPr>
        <w:pStyle w:val="a5"/>
        <w:ind w:left="1200"/>
      </w:pPr>
      <w:r>
        <w:fldChar w:fldCharType="begin"/>
      </w:r>
      <w:r>
        <w:instrText xml:space="preserve"> INCLUDEPICTURE "http://blog.pluskid.org/wp-content/uploads/2010/09/Optimal-Hyper-Plane-2.png" \* MERGEFORMATINET </w:instrText>
      </w:r>
      <w:r>
        <w:fldChar w:fldCharType="separate"/>
      </w:r>
      <w:r>
        <w:rPr>
          <w:noProof/>
        </w:rPr>
        <w:drawing>
          <wp:inline distT="0" distB="0" distL="0" distR="0">
            <wp:extent cx="4965700" cy="4880610"/>
            <wp:effectExtent l="0" t="0" r="0" b="0"/>
            <wp:docPr id="357" name="图片 357" descr="http://blog.pluskid.org/wp-content/uploads/2010/09/Optimal-Hype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blog.pluskid.org/wp-content/uploads/2010/09/Optimal-Hyper-Plane-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65700" cy="4880610"/>
                    </a:xfrm>
                    <a:prstGeom prst="rect">
                      <a:avLst/>
                    </a:prstGeom>
                    <a:noFill/>
                    <a:ln>
                      <a:noFill/>
                    </a:ln>
                  </pic:spPr>
                </pic:pic>
              </a:graphicData>
            </a:graphic>
          </wp:inline>
        </w:drawing>
      </w:r>
      <w:r>
        <w:fldChar w:fldCharType="end"/>
      </w:r>
    </w:p>
    <w:p w:rsidR="007D4915" w:rsidRDefault="007D4915" w:rsidP="007D4915">
      <w:pPr>
        <w:pStyle w:val="a5"/>
      </w:pPr>
      <w:r>
        <w:t>    用黑圈圈起来的那个蓝点是一个 outlier ，它偏离了自己原本所应该在的那个半空间，如果直接忽略掉它的话，原来的分隔超平面还是挺好的，但是由于这个 outlier 的出现，导致分隔超平面不得不被挤歪了，变成途中黑色虚线所示（这只是一个示意图，并没有严格计算精确坐标），同时 margin 也相应变小了。当然，更严重的情况是，如果这个 outlier 再往右上移动一些距离的话，我们将无法构造出能将数据分开的超平面来。</w:t>
      </w:r>
    </w:p>
    <w:p w:rsidR="007D4915" w:rsidRDefault="007D4915" w:rsidP="007D4915">
      <w:pPr>
        <w:pStyle w:val="a5"/>
      </w:pPr>
      <w:r>
        <w:t>    为了处理这种情况，SVM 允许数据点在一定程度上偏离一下超平面。例如上图中，黑色实线所对应的距离，就是该 outlier 偏离的距离，如果把它移动回来，就刚好落在原来的 </w:t>
      </w:r>
      <w:del w:id="17" w:author="Unknown">
        <w:r>
          <w:delText>超平面</w:delText>
        </w:r>
      </w:del>
      <w:r>
        <w:t> 蓝色间隔边界上，而不会使得超平面发生变形了。</w:t>
      </w:r>
    </w:p>
    <w:p w:rsidR="007D4915" w:rsidRDefault="007D4915" w:rsidP="007D4915">
      <w:pPr>
        <w:pStyle w:val="a5"/>
      </w:pPr>
      <w:r>
        <w:t>    插播下一位读者@Copper_PKU的理解：</w:t>
      </w:r>
      <w:r>
        <w:rPr>
          <w:rStyle w:val="a7"/>
          <w:sz w:val="27"/>
          <w:szCs w:val="27"/>
        </w:rPr>
        <w:t>“</w:t>
      </w:r>
      <w:r>
        <w:t>换言之，在有松弛的情况下outline点也属于支持向量SV，同时，对于不同的支持向量，拉格朗日参数的值也不同，如此篇论文《Large Scale Machine Learning》中的下图所示：</w:t>
      </w:r>
    </w:p>
    <w:p w:rsidR="007D4915" w:rsidRDefault="007D4915" w:rsidP="007D4915">
      <w:pPr>
        <w:pStyle w:val="a5"/>
      </w:pPr>
      <w:r>
        <w:rPr>
          <w:sz w:val="18"/>
          <w:szCs w:val="18"/>
        </w:rPr>
        <w:lastRenderedPageBreak/>
        <w:fldChar w:fldCharType="begin"/>
      </w:r>
      <w:r>
        <w:rPr>
          <w:sz w:val="18"/>
          <w:szCs w:val="18"/>
        </w:rPr>
        <w:instrText xml:space="preserve"> INCLUDEPICTURE "https://img-blog.csdn.net/20131126154347453" \* MERGEFORMATINET </w:instrText>
      </w:r>
      <w:r>
        <w:rPr>
          <w:sz w:val="18"/>
          <w:szCs w:val="18"/>
        </w:rPr>
        <w:fldChar w:fldCharType="separate"/>
      </w:r>
      <w:r>
        <w:rPr>
          <w:noProof/>
          <w:sz w:val="18"/>
          <w:szCs w:val="18"/>
        </w:rPr>
        <w:drawing>
          <wp:inline distT="0" distB="0" distL="0" distR="0">
            <wp:extent cx="5805170" cy="3200400"/>
            <wp:effectExtent l="0" t="0" r="0" b="0"/>
            <wp:docPr id="356" name="图片 356" descr="https://img-blog.csdn.net/2013112615434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img-blog.csdn.net/20131126154347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05170" cy="3200400"/>
                    </a:xfrm>
                    <a:prstGeom prst="rect">
                      <a:avLst/>
                    </a:prstGeom>
                    <a:noFill/>
                    <a:ln>
                      <a:noFill/>
                    </a:ln>
                  </pic:spPr>
                </pic:pic>
              </a:graphicData>
            </a:graphic>
          </wp:inline>
        </w:drawing>
      </w:r>
      <w:r>
        <w:rPr>
          <w:sz w:val="18"/>
          <w:szCs w:val="18"/>
        </w:rPr>
        <w:fldChar w:fldCharType="end"/>
      </w:r>
    </w:p>
    <w:p w:rsidR="007D4915" w:rsidRDefault="007D4915" w:rsidP="007D4915">
      <w:pPr>
        <w:pStyle w:val="a5"/>
      </w:pPr>
      <w:r>
        <w:rPr>
          <w:sz w:val="18"/>
          <w:szCs w:val="18"/>
        </w:rPr>
        <w:t xml:space="preserve">    </w:t>
      </w:r>
      <w:r>
        <w:t>对于远离分类平面的点值为0；对于边缘上的点值在[0, 1/L]之间，其中，L为训练数据集个数，即数据集大小；对于outline数据和内部的数据值为1/L。更多请参看本文文末参考条目第51条。</w:t>
      </w:r>
      <w:r>
        <w:rPr>
          <w:rStyle w:val="a7"/>
          <w:sz w:val="27"/>
          <w:szCs w:val="27"/>
        </w:rPr>
        <w:t>”</w:t>
      </w:r>
    </w:p>
    <w:p w:rsidR="007D4915" w:rsidRDefault="007D4915" w:rsidP="007D4915">
      <w:pPr>
        <w:pStyle w:val="a5"/>
      </w:pPr>
      <w:r>
        <w:t>    OK，继续回到咱们的问题。我们，原来的约束条件为：</w:t>
      </w:r>
    </w:p>
    <w:p w:rsidR="007D4915" w:rsidRDefault="007D4915" w:rsidP="007D4915">
      <w:pPr>
        <w:pStyle w:val="a5"/>
      </w:pPr>
      <w:r>
        <w:fldChar w:fldCharType="begin"/>
      </w:r>
      <w:r>
        <w:instrText xml:space="preserve"> INCLUDEPICTURE "http://img.my.csdn.net/uploads/201304/03/1364959415_3450.jpg" \* MERGEFORMATINET </w:instrText>
      </w:r>
      <w:r>
        <w:fldChar w:fldCharType="separate"/>
      </w:r>
      <w:r>
        <w:rPr>
          <w:noProof/>
        </w:rPr>
        <w:drawing>
          <wp:inline distT="0" distB="0" distL="0" distR="0">
            <wp:extent cx="3348990" cy="372110"/>
            <wp:effectExtent l="0" t="0" r="3810" b="0"/>
            <wp:docPr id="355" name="图片 355" descr="http://img.my.csdn.net/uploads/201304/03/1364959415_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img.my.csdn.net/uploads/201304/03/1364959415_3450.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48990" cy="372110"/>
                    </a:xfrm>
                    <a:prstGeom prst="rect">
                      <a:avLst/>
                    </a:prstGeom>
                    <a:noFill/>
                    <a:ln>
                      <a:noFill/>
                    </a:ln>
                  </pic:spPr>
                </pic:pic>
              </a:graphicData>
            </a:graphic>
          </wp:inline>
        </w:drawing>
      </w:r>
      <w:r>
        <w:fldChar w:fldCharType="end"/>
      </w:r>
    </w:p>
    <w:p w:rsidR="007D4915" w:rsidRDefault="007D4915" w:rsidP="007D4915">
      <w:pPr>
        <w:pStyle w:val="a5"/>
      </w:pPr>
      <w:r>
        <w:t>    现在考虑到outlier问题，约束条件变成了：</w:t>
      </w:r>
    </w:p>
    <w:p w:rsidR="007D4915" w:rsidRDefault="007D4915" w:rsidP="007D4915">
      <w:pPr>
        <w:pStyle w:val="a5"/>
      </w:pPr>
      <w:r>
        <w:fldChar w:fldCharType="begin"/>
      </w:r>
      <w:r>
        <w:instrText xml:space="preserve"> INCLUDEPICTURE "http://img.my.csdn.net/uploads/201304/03/1364959452_3595.jpg" \* MERGEFORMATINET </w:instrText>
      </w:r>
      <w:r>
        <w:fldChar w:fldCharType="separate"/>
      </w:r>
      <w:r>
        <w:rPr>
          <w:noProof/>
        </w:rPr>
        <w:drawing>
          <wp:inline distT="0" distB="0" distL="0" distR="0">
            <wp:extent cx="3848735" cy="393700"/>
            <wp:effectExtent l="0" t="0" r="0" b="0"/>
            <wp:docPr id="354" name="图片 354" descr="http://img.my.csdn.net/uploads/201304/03/1364959452_3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my.csdn.net/uploads/201304/03/1364959452_3595.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48735" cy="393700"/>
                    </a:xfrm>
                    <a:prstGeom prst="rect">
                      <a:avLst/>
                    </a:prstGeom>
                    <a:noFill/>
                    <a:ln>
                      <a:noFill/>
                    </a:ln>
                  </pic:spPr>
                </pic:pic>
              </a:graphicData>
            </a:graphic>
          </wp:inline>
        </w:drawing>
      </w:r>
      <w:r>
        <w:fldChar w:fldCharType="end"/>
      </w:r>
    </w:p>
    <w:p w:rsidR="007D4915" w:rsidRDefault="007D4915" w:rsidP="007D4915">
      <w:pPr>
        <w:pStyle w:val="a5"/>
      </w:pPr>
      <w:r>
        <w:t>    其中</w:t>
      </w:r>
      <w:r>
        <w:fldChar w:fldCharType="begin"/>
      </w:r>
      <w:r>
        <w:instrText xml:space="preserve"> INCLUDEPICTURE "http://img.my.csdn.net/uploads/201304/03/1364959520_2870.jpg" \* MERGEFORMATINET </w:instrText>
      </w:r>
      <w:r>
        <w:fldChar w:fldCharType="separate"/>
      </w:r>
      <w:r>
        <w:rPr>
          <w:noProof/>
        </w:rPr>
        <w:drawing>
          <wp:inline distT="0" distB="0" distL="0" distR="0">
            <wp:extent cx="733425" cy="318770"/>
            <wp:effectExtent l="0" t="0" r="3175" b="0"/>
            <wp:docPr id="353" name="图片 353" descr="http://img.my.csdn.net/uploads/201304/03/1364959520_2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my.csdn.net/uploads/201304/03/1364959520_2870.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33425" cy="318770"/>
                    </a:xfrm>
                    <a:prstGeom prst="rect">
                      <a:avLst/>
                    </a:prstGeom>
                    <a:noFill/>
                    <a:ln>
                      <a:noFill/>
                    </a:ln>
                  </pic:spPr>
                </pic:pic>
              </a:graphicData>
            </a:graphic>
          </wp:inline>
        </w:drawing>
      </w:r>
      <w:r>
        <w:fldChar w:fldCharType="end"/>
      </w:r>
      <w:r>
        <w:t>称为松弛变量 (slack variable) ，对应数据点</w:t>
      </w:r>
      <w:r>
        <w:fldChar w:fldCharType="begin"/>
      </w:r>
      <w:r>
        <w:instrText xml:space="preserve"> INCLUDEPICTURE "http://img.my.csdn.net/uploads/201304/03/1364959545_2101.jpg" \* MERGEFORMATINET </w:instrText>
      </w:r>
      <w:r>
        <w:fldChar w:fldCharType="separate"/>
      </w:r>
      <w:r>
        <w:rPr>
          <w:noProof/>
        </w:rPr>
        <w:drawing>
          <wp:inline distT="0" distB="0" distL="0" distR="0">
            <wp:extent cx="276225" cy="212725"/>
            <wp:effectExtent l="0" t="0" r="3175" b="3175"/>
            <wp:docPr id="352" name="图片 352" descr="http://img.my.csdn.net/uploads/201304/03/1364959545_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img.my.csdn.net/uploads/201304/03/1364959545_2101.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6225" cy="212725"/>
                    </a:xfrm>
                    <a:prstGeom prst="rect">
                      <a:avLst/>
                    </a:prstGeom>
                    <a:noFill/>
                    <a:ln>
                      <a:noFill/>
                    </a:ln>
                  </pic:spPr>
                </pic:pic>
              </a:graphicData>
            </a:graphic>
          </wp:inline>
        </w:drawing>
      </w:r>
      <w:r>
        <w:fldChar w:fldCharType="end"/>
      </w:r>
      <w:r>
        <w:t>允许偏离的 functional margin 的量。当然，如果我们运行</w:t>
      </w:r>
      <w:r>
        <w:fldChar w:fldCharType="begin"/>
      </w:r>
      <w:r>
        <w:instrText xml:space="preserve"> INCLUDEPICTURE "http://img.my.csdn.net/uploads/201304/03/1364959556_6974.jpg" \* MERGEFORMATINET </w:instrText>
      </w:r>
      <w:r>
        <w:fldChar w:fldCharType="separate"/>
      </w:r>
      <w:r>
        <w:rPr>
          <w:noProof/>
        </w:rPr>
        <w:drawing>
          <wp:inline distT="0" distB="0" distL="0" distR="0">
            <wp:extent cx="266065" cy="266065"/>
            <wp:effectExtent l="0" t="0" r="635" b="635"/>
            <wp:docPr id="351" name="图片 351" descr="http://img.my.csdn.net/uploads/201304/03/1364959556_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img.my.csdn.net/uploads/201304/03/1364959556_6974.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fldChar w:fldCharType="end"/>
      </w:r>
      <w:r>
        <w:t>任意大的话，那任意的超平面都是符合条件的了。所以，我们在原来的目标函数后面加上一项，使得这些</w:t>
      </w:r>
      <w:r>
        <w:fldChar w:fldCharType="begin"/>
      </w:r>
      <w:r>
        <w:instrText xml:space="preserve"> INCLUDEPICTURE "http://img.my.csdn.net/uploads/201304/03/1364959556_6974.jpg" \* MERGEFORMATINET </w:instrText>
      </w:r>
      <w:r>
        <w:fldChar w:fldCharType="separate"/>
      </w:r>
      <w:r>
        <w:rPr>
          <w:noProof/>
        </w:rPr>
        <w:drawing>
          <wp:inline distT="0" distB="0" distL="0" distR="0">
            <wp:extent cx="266065" cy="266065"/>
            <wp:effectExtent l="0" t="0" r="635" b="635"/>
            <wp:docPr id="350" name="图片 350" descr="http://img.my.csdn.net/uploads/201304/03/1364959556_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img.my.csdn.net/uploads/201304/03/1364959556_6974.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fldChar w:fldCharType="end"/>
      </w:r>
      <w:r>
        <w:t>的总和也要最小：</w:t>
      </w:r>
    </w:p>
    <w:p w:rsidR="007D4915" w:rsidRDefault="007D4915" w:rsidP="007D4915">
      <w:r>
        <w:fldChar w:fldCharType="begin"/>
      </w:r>
      <w:r>
        <w:instrText xml:space="preserve"> INCLUDEPICTURE "http://img.my.csdn.net/uploads/201304/03/1364959830_8514.jpg" \* MERGEFORMATINET </w:instrText>
      </w:r>
      <w:r>
        <w:fldChar w:fldCharType="separate"/>
      </w:r>
      <w:r>
        <w:rPr>
          <w:noProof/>
        </w:rPr>
        <w:drawing>
          <wp:inline distT="0" distB="0" distL="0" distR="0">
            <wp:extent cx="2339340" cy="690880"/>
            <wp:effectExtent l="0" t="0" r="0" b="0"/>
            <wp:docPr id="349" name="图片 349" descr="http://img.my.csdn.net/uploads/201304/03/1364959830_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img.my.csdn.net/uploads/201304/03/1364959830_8514.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39340" cy="690880"/>
                    </a:xfrm>
                    <a:prstGeom prst="rect">
                      <a:avLst/>
                    </a:prstGeom>
                    <a:noFill/>
                    <a:ln>
                      <a:noFill/>
                    </a:ln>
                  </pic:spPr>
                </pic:pic>
              </a:graphicData>
            </a:graphic>
          </wp:inline>
        </w:drawing>
      </w:r>
      <w:r>
        <w:fldChar w:fldCharType="end"/>
      </w:r>
    </w:p>
    <w:p w:rsidR="007D4915" w:rsidRDefault="007D4915" w:rsidP="007D4915">
      <w:pPr>
        <w:pStyle w:val="a5"/>
      </w:pPr>
      <w:r>
        <w:lastRenderedPageBreak/>
        <w:t>    其中 是一个参数，用于控制目标函数中两项（“寻找 margin 最大的超平面”和“保证数据点偏差量最小”）之间的权重。注意，其中 是需要优化的变量（之一），而 是一个事先确定好的常量。完整地写出来是这个样子：</w:t>
      </w:r>
    </w:p>
    <w:p w:rsidR="007D4915" w:rsidRDefault="007D4915" w:rsidP="007D4915">
      <w:pPr>
        <w:pStyle w:val="a5"/>
      </w:pPr>
      <w:r>
        <w:fldChar w:fldCharType="begin"/>
      </w:r>
      <w:r>
        <w:instrText xml:space="preserve"> INCLUDEPICTURE "http://img.my.csdn.net/uploads/201304/03/1364959576_9747.jpg" \* MERGEFORMATINET </w:instrText>
      </w:r>
      <w:r>
        <w:fldChar w:fldCharType="separate"/>
      </w:r>
      <w:r>
        <w:rPr>
          <w:noProof/>
        </w:rPr>
        <w:drawing>
          <wp:inline distT="0" distB="0" distL="0" distR="0">
            <wp:extent cx="4274185" cy="1329055"/>
            <wp:effectExtent l="0" t="0" r="5715" b="4445"/>
            <wp:docPr id="348" name="图片 348" descr="http://img.my.csdn.net/uploads/201304/03/1364959576_9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img.my.csdn.net/uploads/201304/03/1364959576_9747.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74185" cy="1329055"/>
                    </a:xfrm>
                    <a:prstGeom prst="rect">
                      <a:avLst/>
                    </a:prstGeom>
                    <a:noFill/>
                    <a:ln>
                      <a:noFill/>
                    </a:ln>
                  </pic:spPr>
                </pic:pic>
              </a:graphicData>
            </a:graphic>
          </wp:inline>
        </w:drawing>
      </w:r>
      <w:r>
        <w:fldChar w:fldCharType="end"/>
      </w:r>
    </w:p>
    <w:p w:rsidR="007D4915" w:rsidRDefault="007D4915" w:rsidP="007D4915">
      <w:r>
        <w:t>    用之前的方法将限制或约束条件加入到目标函数中，得到新的拉格朗日函数，如下所示：</w:t>
      </w:r>
    </w:p>
    <w:p w:rsidR="007D4915" w:rsidRDefault="007D4915" w:rsidP="007D4915">
      <w:r>
        <w:fldChar w:fldCharType="begin"/>
      </w:r>
      <w:r>
        <w:instrText xml:space="preserve"> INCLUDEPICTURE "http://img.my.csdn.net/uploads/201304/03/1364959743_1140.jpg" \* MERGEFORMATINET </w:instrText>
      </w:r>
      <w:r>
        <w:fldChar w:fldCharType="separate"/>
      </w:r>
      <w:r>
        <w:rPr>
          <w:noProof/>
        </w:rPr>
        <w:drawing>
          <wp:inline distT="0" distB="0" distL="0" distR="0">
            <wp:extent cx="8229600" cy="775970"/>
            <wp:effectExtent l="0" t="0" r="0" b="0"/>
            <wp:docPr id="347" name="图片 347" descr="http://img.my.csdn.net/uploads/201304/03/1364959743_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img.my.csdn.net/uploads/201304/03/1364959743_1140.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229600" cy="775970"/>
                    </a:xfrm>
                    <a:prstGeom prst="rect">
                      <a:avLst/>
                    </a:prstGeom>
                    <a:noFill/>
                    <a:ln>
                      <a:noFill/>
                    </a:ln>
                  </pic:spPr>
                </pic:pic>
              </a:graphicData>
            </a:graphic>
          </wp:inline>
        </w:drawing>
      </w:r>
      <w:r>
        <w:fldChar w:fldCharType="end"/>
      </w:r>
    </w:p>
    <w:p w:rsidR="007D4915" w:rsidRDefault="007D4915" w:rsidP="007D4915">
      <w:pPr>
        <w:pStyle w:val="a5"/>
      </w:pPr>
      <w:r>
        <w:rPr>
          <w:rStyle w:val="mi"/>
          <w:sz w:val="31"/>
          <w:szCs w:val="31"/>
        </w:rPr>
        <w:t>     </w:t>
      </w:r>
      <w:r>
        <w:t>分析方法和前面一样，转换为另一个问题之后，我们先让</w:t>
      </w:r>
      <w:r>
        <w:fldChar w:fldCharType="begin"/>
      </w:r>
      <w:r>
        <w:instrText xml:space="preserve"> INCLUDEPICTURE "http://img.my.csdn.net/uploads/201304/03/1364964405_5704.jpg" \* MERGEFORMATINET </w:instrText>
      </w:r>
      <w:r>
        <w:fldChar w:fldCharType="separate"/>
      </w:r>
      <w:r>
        <w:rPr>
          <w:noProof/>
        </w:rPr>
        <w:drawing>
          <wp:inline distT="0" distB="0" distL="0" distR="0">
            <wp:extent cx="244475" cy="276225"/>
            <wp:effectExtent l="0" t="0" r="0" b="3175"/>
            <wp:docPr id="346" name="图片 346" descr="http://img.my.csdn.net/uploads/201304/03/1364964405_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img.my.csdn.net/uploads/201304/03/1364964405_5704.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4475" cy="276225"/>
                    </a:xfrm>
                    <a:prstGeom prst="rect">
                      <a:avLst/>
                    </a:prstGeom>
                    <a:noFill/>
                    <a:ln>
                      <a:noFill/>
                    </a:ln>
                  </pic:spPr>
                </pic:pic>
              </a:graphicData>
            </a:graphic>
          </wp:inline>
        </w:drawing>
      </w:r>
      <w:r>
        <w:fldChar w:fldCharType="end"/>
      </w:r>
      <w:r>
        <w:t>针对</w:t>
      </w:r>
      <w:r>
        <w:fldChar w:fldCharType="begin"/>
      </w:r>
      <w:r>
        <w:instrText xml:space="preserve"> INCLUDEPICTURE "http://img.my.csdn.net/uploads/201304/03/1364964417_1635.jpg" \* MERGEFORMATINET </w:instrText>
      </w:r>
      <w:r>
        <w:fldChar w:fldCharType="separate"/>
      </w:r>
      <w:r>
        <w:rPr>
          <w:noProof/>
        </w:rPr>
        <w:drawing>
          <wp:inline distT="0" distB="0" distL="0" distR="0">
            <wp:extent cx="191135" cy="244475"/>
            <wp:effectExtent l="0" t="0" r="0" b="0"/>
            <wp:docPr id="345" name="图片 345" descr="http://img.my.csdn.net/uploads/201304/03/1364964417_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img.my.csdn.net/uploads/201304/03/1364964417_1635.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1135" cy="244475"/>
                    </a:xfrm>
                    <a:prstGeom prst="rect">
                      <a:avLst/>
                    </a:prstGeom>
                    <a:noFill/>
                    <a:ln>
                      <a:noFill/>
                    </a:ln>
                  </pic:spPr>
                </pic:pic>
              </a:graphicData>
            </a:graphic>
          </wp:inline>
        </w:drawing>
      </w:r>
      <w:r>
        <w:fldChar w:fldCharType="end"/>
      </w:r>
      <w:r>
        <w:t>、</w:t>
      </w:r>
      <w:r>
        <w:fldChar w:fldCharType="begin"/>
      </w:r>
      <w:r>
        <w:instrText xml:space="preserve"> INCLUDEPICTURE "http://img.my.csdn.net/uploads/201304/03/1364964430_9778.jpg" \* MERGEFORMATINET </w:instrText>
      </w:r>
      <w:r>
        <w:fldChar w:fldCharType="separate"/>
      </w:r>
      <w:r>
        <w:rPr>
          <w:noProof/>
        </w:rPr>
        <w:drawing>
          <wp:inline distT="0" distB="0" distL="0" distR="0">
            <wp:extent cx="191135" cy="212725"/>
            <wp:effectExtent l="0" t="0" r="0" b="3175"/>
            <wp:docPr id="344" name="图片 344" descr="http://img.my.csdn.net/uploads/201304/03/1364964430_9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img.my.csdn.net/uploads/201304/03/1364964430_9778.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1135" cy="212725"/>
                    </a:xfrm>
                    <a:prstGeom prst="rect">
                      <a:avLst/>
                    </a:prstGeom>
                    <a:noFill/>
                    <a:ln>
                      <a:noFill/>
                    </a:ln>
                  </pic:spPr>
                </pic:pic>
              </a:graphicData>
            </a:graphic>
          </wp:inline>
        </w:drawing>
      </w:r>
      <w:r>
        <w:fldChar w:fldCharType="end"/>
      </w:r>
      <w:r>
        <w:t>和</w:t>
      </w:r>
      <w:r>
        <w:fldChar w:fldCharType="begin"/>
      </w:r>
      <w:r>
        <w:instrText xml:space="preserve"> INCLUDEPICTURE "http://img.my.csdn.net/uploads/201304/03/1364964459_1257.jpg" \* MERGEFORMATINET </w:instrText>
      </w:r>
      <w:r>
        <w:fldChar w:fldCharType="separate"/>
      </w:r>
      <w:r>
        <w:rPr>
          <w:noProof/>
        </w:rPr>
        <w:drawing>
          <wp:inline distT="0" distB="0" distL="0" distR="0">
            <wp:extent cx="138430" cy="287020"/>
            <wp:effectExtent l="0" t="0" r="1270" b="5080"/>
            <wp:docPr id="343" name="图片 343" descr="http://img.my.csdn.net/uploads/201304/03/1364964459_1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img.my.csdn.net/uploads/201304/03/1364964459_1257.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8430" cy="287020"/>
                    </a:xfrm>
                    <a:prstGeom prst="rect">
                      <a:avLst/>
                    </a:prstGeom>
                    <a:noFill/>
                    <a:ln>
                      <a:noFill/>
                    </a:ln>
                  </pic:spPr>
                </pic:pic>
              </a:graphicData>
            </a:graphic>
          </wp:inline>
        </w:drawing>
      </w:r>
      <w:r>
        <w:fldChar w:fldCharType="end"/>
      </w:r>
      <w:r>
        <w:t>最小化：</w:t>
      </w:r>
    </w:p>
    <w:p w:rsidR="007D4915" w:rsidRDefault="007D4915" w:rsidP="007D4915">
      <w:pPr>
        <w:pStyle w:val="a5"/>
      </w:pPr>
      <w:r>
        <w:fldChar w:fldCharType="begin"/>
      </w:r>
      <w:r>
        <w:instrText xml:space="preserve"> INCLUDEPICTURE "http://img.my.csdn.net/uploads/201304/03/1364964598_5617.jpg" \* MERGEFORMATINET </w:instrText>
      </w:r>
      <w:r>
        <w:fldChar w:fldCharType="separate"/>
      </w:r>
      <w:r>
        <w:rPr>
          <w:noProof/>
        </w:rPr>
        <w:drawing>
          <wp:inline distT="0" distB="0" distL="0" distR="0">
            <wp:extent cx="4391025" cy="2073275"/>
            <wp:effectExtent l="0" t="0" r="3175" b="0"/>
            <wp:docPr id="342" name="图片 342" descr="http://img.my.csdn.net/uploads/201304/03/1364964598_5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img.my.csdn.net/uploads/201304/03/1364964598_5617.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91025" cy="2073275"/>
                    </a:xfrm>
                    <a:prstGeom prst="rect">
                      <a:avLst/>
                    </a:prstGeom>
                    <a:noFill/>
                    <a:ln>
                      <a:noFill/>
                    </a:ln>
                  </pic:spPr>
                </pic:pic>
              </a:graphicData>
            </a:graphic>
          </wp:inline>
        </w:drawing>
      </w:r>
      <w:r>
        <w:fldChar w:fldCharType="end"/>
      </w:r>
    </w:p>
    <w:p w:rsidR="007D4915" w:rsidRDefault="007D4915" w:rsidP="007D4915">
      <w:pPr>
        <w:pStyle w:val="a5"/>
      </w:pPr>
      <w:r>
        <w:t>     将  带回 并化简，得到和原来一样的目标函数：</w:t>
      </w:r>
    </w:p>
    <w:p w:rsidR="007D4915" w:rsidRDefault="007D4915" w:rsidP="007D4915">
      <w:pPr>
        <w:pStyle w:val="a5"/>
      </w:pPr>
      <w:r>
        <w:fldChar w:fldCharType="begin"/>
      </w:r>
      <w:r>
        <w:instrText xml:space="preserve"> INCLUDEPICTURE "http://img.my.csdn.net/uploads/201304/03/1364964812_9353.jpg" \* MERGEFORMATINET </w:instrText>
      </w:r>
      <w:r>
        <w:fldChar w:fldCharType="separate"/>
      </w:r>
      <w:r>
        <w:rPr>
          <w:noProof/>
        </w:rPr>
        <w:drawing>
          <wp:inline distT="0" distB="0" distL="0" distR="0">
            <wp:extent cx="3859530" cy="775970"/>
            <wp:effectExtent l="0" t="0" r="1270" b="0"/>
            <wp:docPr id="341" name="图片 341" descr="http://img.my.csdn.net/uploads/201304/03/1364964812_9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img.my.csdn.net/uploads/201304/03/1364964812_9353.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59530" cy="775970"/>
                    </a:xfrm>
                    <a:prstGeom prst="rect">
                      <a:avLst/>
                    </a:prstGeom>
                    <a:noFill/>
                    <a:ln>
                      <a:noFill/>
                    </a:ln>
                  </pic:spPr>
                </pic:pic>
              </a:graphicData>
            </a:graphic>
          </wp:inline>
        </w:drawing>
      </w:r>
      <w:r>
        <w:fldChar w:fldCharType="end"/>
      </w:r>
    </w:p>
    <w:p w:rsidR="007D4915" w:rsidRDefault="007D4915" w:rsidP="007D4915">
      <w:pPr>
        <w:pStyle w:val="a5"/>
      </w:pPr>
      <w:r>
        <w:lastRenderedPageBreak/>
        <w:t>     不过，由于我们得到</w:t>
      </w:r>
      <w:r>
        <w:fldChar w:fldCharType="begin"/>
      </w:r>
      <w:r>
        <w:instrText xml:space="preserve"> INCLUDEPICTURE "http://img.my.csdn.net/uploads/201304/03/1364965002_7084.jpg" \* MERGEFORMATINET </w:instrText>
      </w:r>
      <w:r>
        <w:fldChar w:fldCharType="separate"/>
      </w:r>
      <w:r>
        <w:rPr>
          <w:noProof/>
        </w:rPr>
        <w:drawing>
          <wp:inline distT="0" distB="0" distL="0" distR="0">
            <wp:extent cx="1701165" cy="255270"/>
            <wp:effectExtent l="0" t="0" r="635" b="0"/>
            <wp:docPr id="340" name="图片 340" descr="http://img.my.csdn.net/uploads/201304/03/1364965002_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img.my.csdn.net/uploads/201304/03/1364965002_7084.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01165" cy="255270"/>
                    </a:xfrm>
                    <a:prstGeom prst="rect">
                      <a:avLst/>
                    </a:prstGeom>
                    <a:noFill/>
                    <a:ln>
                      <a:noFill/>
                    </a:ln>
                  </pic:spPr>
                </pic:pic>
              </a:graphicData>
            </a:graphic>
          </wp:inline>
        </w:drawing>
      </w:r>
      <w:r>
        <w:fldChar w:fldCharType="end"/>
      </w:r>
      <w:r>
        <w:t>而又有</w:t>
      </w:r>
      <w:r>
        <w:fldChar w:fldCharType="begin"/>
      </w:r>
      <w:r>
        <w:instrText xml:space="preserve"> INCLUDEPICTURE "http://img.my.csdn.net/uploads/201304/03/1364965051_1161.jpg" \* MERGEFORMATINET </w:instrText>
      </w:r>
      <w:r>
        <w:fldChar w:fldCharType="separate"/>
      </w:r>
      <w:r>
        <w:rPr>
          <w:noProof/>
        </w:rPr>
        <w:drawing>
          <wp:inline distT="0" distB="0" distL="0" distR="0">
            <wp:extent cx="765810" cy="287020"/>
            <wp:effectExtent l="0" t="0" r="0" b="5080"/>
            <wp:docPr id="339" name="图片 339" descr="http://img.my.csdn.net/uploads/201304/03/1364965051_1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img.my.csdn.net/uploads/201304/03/1364965051_116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5810" cy="287020"/>
                    </a:xfrm>
                    <a:prstGeom prst="rect">
                      <a:avLst/>
                    </a:prstGeom>
                    <a:noFill/>
                    <a:ln>
                      <a:noFill/>
                    </a:ln>
                  </pic:spPr>
                </pic:pic>
              </a:graphicData>
            </a:graphic>
          </wp:inline>
        </w:drawing>
      </w:r>
      <w:r>
        <w:fldChar w:fldCharType="end"/>
      </w:r>
      <w:r>
        <w:t>（作为 Lagrange multiplier 的条件），因此有</w:t>
      </w:r>
      <w:r>
        <w:fldChar w:fldCharType="begin"/>
      </w:r>
      <w:r>
        <w:instrText xml:space="preserve"> INCLUDEPICTURE "http://img.my.csdn.net/uploads/201304/03/1364965086_6201.jpg" \* MERGEFORMATINET </w:instrText>
      </w:r>
      <w:r>
        <w:fldChar w:fldCharType="separate"/>
      </w:r>
      <w:r>
        <w:rPr>
          <w:noProof/>
        </w:rPr>
        <w:drawing>
          <wp:inline distT="0" distB="0" distL="0" distR="0">
            <wp:extent cx="850900" cy="266065"/>
            <wp:effectExtent l="0" t="0" r="0" b="635"/>
            <wp:docPr id="338" name="图片 338" descr="http://img.my.csdn.net/uploads/201304/03/1364965086_6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img.my.csdn.net/uploads/201304/03/1364965086_620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50900" cy="266065"/>
                    </a:xfrm>
                    <a:prstGeom prst="rect">
                      <a:avLst/>
                    </a:prstGeom>
                    <a:noFill/>
                    <a:ln>
                      <a:noFill/>
                    </a:ln>
                  </pic:spPr>
                </pic:pic>
              </a:graphicData>
            </a:graphic>
          </wp:inline>
        </w:drawing>
      </w:r>
      <w:r>
        <w:fldChar w:fldCharType="end"/>
      </w:r>
      <w:r>
        <w:t>，所以整个 dual 问题现在写作：</w:t>
      </w:r>
    </w:p>
    <w:p w:rsidR="007D4915" w:rsidRDefault="007D4915" w:rsidP="007D4915">
      <w:r>
        <w:fldChar w:fldCharType="begin"/>
      </w:r>
      <w:r>
        <w:instrText xml:space="preserve"> INCLUDEPICTURE "http://img.my.csdn.net/uploads/201304/03/1364965166_4508.jpg" \* MERGEFORMATINET </w:instrText>
      </w:r>
      <w:r>
        <w:fldChar w:fldCharType="separate"/>
      </w:r>
      <w:r>
        <w:rPr>
          <w:noProof/>
        </w:rPr>
        <w:drawing>
          <wp:inline distT="0" distB="0" distL="0" distR="0">
            <wp:extent cx="3987165" cy="1701165"/>
            <wp:effectExtent l="0" t="0" r="635" b="635"/>
            <wp:docPr id="337" name="图片 337" descr="http://img.my.csdn.net/uploads/201304/03/1364965166_4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img.my.csdn.net/uploads/201304/03/1364965166_4508.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87165" cy="1701165"/>
                    </a:xfrm>
                    <a:prstGeom prst="rect">
                      <a:avLst/>
                    </a:prstGeom>
                    <a:noFill/>
                    <a:ln>
                      <a:noFill/>
                    </a:ln>
                  </pic:spPr>
                </pic:pic>
              </a:graphicData>
            </a:graphic>
          </wp:inline>
        </w:drawing>
      </w:r>
      <w:r>
        <w:fldChar w:fldCharType="end"/>
      </w:r>
    </w:p>
    <w:p w:rsidR="007D4915" w:rsidRDefault="007D4915" w:rsidP="007D4915">
      <w:pPr>
        <w:pStyle w:val="a5"/>
      </w:pPr>
      <w:r>
        <w:t>    把前后的结果对比一下（错误修正</w:t>
      </w:r>
      <w:r>
        <w:rPr>
          <w:rFonts w:ascii="微软雅黑" w:eastAsia="微软雅黑" w:hAnsi="微软雅黑" w:hint="eastAsia"/>
        </w:rPr>
        <w:t>：图中的Dual formulation中的Minimize应为</w:t>
      </w:r>
      <w:r>
        <w:rPr>
          <w:rFonts w:ascii="微软雅黑" w:eastAsia="微软雅黑" w:hAnsi="微软雅黑" w:hint="eastAsia"/>
          <w:color w:val="333333"/>
        </w:rPr>
        <w:t>maxmize</w:t>
      </w:r>
      <w:r>
        <w:t>）：</w:t>
      </w:r>
    </w:p>
    <w:p w:rsidR="007D4915" w:rsidRDefault="007D4915" w:rsidP="007D4915">
      <w:pPr>
        <w:pStyle w:val="a5"/>
      </w:pPr>
      <w:r>
        <w:fldChar w:fldCharType="begin"/>
      </w:r>
      <w:r>
        <w:instrText xml:space="preserve"> INCLUDEPICTURE "https://img-blog.csdn.net/20130919094508562" \* MERGEFORMATINET </w:instrText>
      </w:r>
      <w:r>
        <w:fldChar w:fldCharType="separate"/>
      </w:r>
      <w:r>
        <w:rPr>
          <w:noProof/>
        </w:rPr>
        <w:drawing>
          <wp:inline distT="0" distB="0" distL="0" distR="0">
            <wp:extent cx="8070215" cy="3721100"/>
            <wp:effectExtent l="0" t="0" r="0" b="0"/>
            <wp:docPr id="336" name="图片 336" descr="https://img-blog.csdn.net/2013091909450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mg-blog.csdn.net/2013091909450856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070215" cy="3721100"/>
                    </a:xfrm>
                    <a:prstGeom prst="rect">
                      <a:avLst/>
                    </a:prstGeom>
                    <a:noFill/>
                    <a:ln>
                      <a:noFill/>
                    </a:ln>
                  </pic:spPr>
                </pic:pic>
              </a:graphicData>
            </a:graphic>
          </wp:inline>
        </w:drawing>
      </w:r>
      <w:r>
        <w:fldChar w:fldCharType="end"/>
      </w:r>
    </w:p>
    <w:p w:rsidR="007D4915" w:rsidRDefault="007D4915" w:rsidP="007D4915">
      <w:r>
        <w:rPr>
          <w:sz w:val="23"/>
          <w:szCs w:val="23"/>
        </w:rPr>
        <w:t>    </w:t>
      </w:r>
      <w:r>
        <w:t>可以看到唯一的区别就是现在 dual variable </w:t>
      </w:r>
      <w:r>
        <w:fldChar w:fldCharType="begin"/>
      </w:r>
      <w:r>
        <w:instrText xml:space="preserve"> INCLUDEPICTURE "http://blog.pluskid.org/MathJax/fonts/HTML-CSS/TeX/png/Math/Italic/141/03B1.png" \* MERGEFORMATINET </w:instrText>
      </w:r>
      <w:r>
        <w:fldChar w:fldCharType="separate"/>
      </w:r>
      <w:r>
        <w:rPr>
          <w:noProof/>
        </w:rPr>
        <w:drawing>
          <wp:inline distT="0" distB="0" distL="0" distR="0">
            <wp:extent cx="148590" cy="116840"/>
            <wp:effectExtent l="0" t="0" r="3810" b="0"/>
            <wp:docPr id="335" name="图片 335" descr="http://blog.pluskid.org/MathJax/fonts/HTML-CSS/TeX/png/Math/Italic/141/0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blog.pluskid.org/MathJax/fonts/HTML-CSS/TeX/png/Math/Italic/141/03B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8590" cy="116840"/>
                    </a:xfrm>
                    <a:prstGeom prst="rect">
                      <a:avLst/>
                    </a:prstGeom>
                    <a:noFill/>
                    <a:ln>
                      <a:noFill/>
                    </a:ln>
                  </pic:spPr>
                </pic:pic>
              </a:graphicData>
            </a:graphic>
          </wp:inline>
        </w:drawing>
      </w:r>
      <w:r>
        <w:fldChar w:fldCharType="end"/>
      </w:r>
      <w:r>
        <w:t> 多了一个上限 。而 Kernel 化的非线性形式也是一样的，只要把</w:t>
      </w:r>
      <w:r>
        <w:fldChar w:fldCharType="begin"/>
      </w:r>
      <w:r>
        <w:instrText xml:space="preserve"> INCLUDEPICTURE "http://img.my.csdn.net/uploads/201304/03/1364965369_2776.jpg" \* MERGEFORMATINET </w:instrText>
      </w:r>
      <w:r>
        <w:fldChar w:fldCharType="separate"/>
      </w:r>
      <w:r>
        <w:rPr>
          <w:noProof/>
        </w:rPr>
        <w:drawing>
          <wp:inline distT="0" distB="0" distL="0" distR="0">
            <wp:extent cx="829310" cy="308610"/>
            <wp:effectExtent l="0" t="0" r="0" b="0"/>
            <wp:docPr id="334" name="图片 334" descr="http://img.my.csdn.net/uploads/201304/03/1364965369_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img.my.csdn.net/uploads/201304/03/1364965369_2776.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29310" cy="308610"/>
                    </a:xfrm>
                    <a:prstGeom prst="rect">
                      <a:avLst/>
                    </a:prstGeom>
                    <a:noFill/>
                    <a:ln>
                      <a:noFill/>
                    </a:ln>
                  </pic:spPr>
                </pic:pic>
              </a:graphicData>
            </a:graphic>
          </wp:inline>
        </w:drawing>
      </w:r>
      <w:r>
        <w:fldChar w:fldCharType="end"/>
      </w:r>
      <w:r>
        <w:t>换成</w:t>
      </w:r>
      <w:r>
        <w:fldChar w:fldCharType="begin"/>
      </w:r>
      <w:r>
        <w:instrText xml:space="preserve"> INCLUDEPICTURE "http://img.my.csdn.net/uploads/201304/03/1364965402_2807.jpg" \* MERGEFORMATINET </w:instrText>
      </w:r>
      <w:r>
        <w:fldChar w:fldCharType="separate"/>
      </w:r>
      <w:r>
        <w:rPr>
          <w:noProof/>
        </w:rPr>
        <w:drawing>
          <wp:inline distT="0" distB="0" distL="0" distR="0">
            <wp:extent cx="967740" cy="276225"/>
            <wp:effectExtent l="0" t="0" r="0" b="3175"/>
            <wp:docPr id="333" name="图片 333" descr="http://img.my.csdn.net/uploads/201304/03/1364965402_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img.my.csdn.net/uploads/201304/03/1364965402_2807.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67740" cy="276225"/>
                    </a:xfrm>
                    <a:prstGeom prst="rect">
                      <a:avLst/>
                    </a:prstGeom>
                    <a:noFill/>
                    <a:ln>
                      <a:noFill/>
                    </a:ln>
                  </pic:spPr>
                </pic:pic>
              </a:graphicData>
            </a:graphic>
          </wp:inline>
        </w:drawing>
      </w:r>
      <w:r>
        <w:fldChar w:fldCharType="end"/>
      </w:r>
      <w:r>
        <w:t>即可。这样一</w:t>
      </w:r>
      <w:r>
        <w:lastRenderedPageBreak/>
        <w:t>来，一个完整的，可以处理线性和非线性并能容忍噪音和 outliers 的支持向量机才终于介绍完毕了。</w:t>
      </w:r>
    </w:p>
    <w:p w:rsidR="007D4915" w:rsidRDefault="007D4915" w:rsidP="007D4915">
      <w:pPr>
        <w:pStyle w:val="a5"/>
      </w:pPr>
      <w:r>
        <w:t>    行文至此，可以做个小结，</w:t>
      </w:r>
      <w:r>
        <w:rPr>
          <w:color w:val="990000"/>
        </w:rPr>
        <w:t>不准确的说</w:t>
      </w:r>
      <w:r>
        <w:t>，</w:t>
      </w:r>
      <w:r>
        <w:rPr>
          <w:rFonts w:ascii="微软雅黑" w:eastAsia="微软雅黑" w:hAnsi="微软雅黑" w:hint="eastAsia"/>
        </w:rPr>
        <w:t>SVM它本质上即是一个分类方法，用w^T+b定义分类函数，于是求w、b，为寻最大间隔，引出1/2||w||^2，继而引入拉格朗日因子，化为对拉格朗日乘子a的求解（求解过程中会涉及到一系列最优化或凸二次规划等问题），如此，求w.b与求a等价，而a的求解可以用一种快速学习算法SMO，至于核函数，是为处理非线性情况，若直接映射到高维计算恐维度爆炸，故在低维计算，等效高维表现</w:t>
      </w:r>
      <w:r>
        <w:t>。</w:t>
      </w:r>
    </w:p>
    <w:p w:rsidR="007D4915" w:rsidRDefault="007D4915" w:rsidP="007D4915">
      <w:pPr>
        <w:pStyle w:val="a5"/>
      </w:pPr>
      <w:r>
        <w:t>    OK，理解到这第二层，已经能满足绝大部分人一窥SVM原理的好奇心，然对于那些想在证明层面理解SVM的则还很不够，但进入第三层理解境界之前，你必须要有比较好的数理基础和逻辑证明能力，不然你会跟我一样，吃不少苦头的。</w:t>
      </w:r>
    </w:p>
    <w:p w:rsidR="007D4915" w:rsidRDefault="007D4915" w:rsidP="007D4915">
      <w:pPr>
        <w:pStyle w:val="a5"/>
      </w:pPr>
    </w:p>
    <w:p w:rsidR="007D4915" w:rsidRDefault="007D4915" w:rsidP="007D4915">
      <w:pPr>
        <w:pStyle w:val="2"/>
      </w:pPr>
      <w:bookmarkStart w:id="18" w:name="t20"/>
      <w:bookmarkEnd w:id="18"/>
      <w:r>
        <w:t>第三层、证明SVM</w:t>
      </w:r>
    </w:p>
    <w:p w:rsidR="007D4915" w:rsidRDefault="007D4915" w:rsidP="007D4915">
      <w:pPr>
        <w:pStyle w:val="a5"/>
      </w:pPr>
      <w:r>
        <w:t>    说实话，凡是涉及到要证明的东西.理论，便一般不是怎么好惹的东西。绝大部分时候，看懂一个东西不难，但证明一个东西则需要点数学功底，进一步，证明一个东西也不是特别难，难的是从零开始发明创造这个东西的时候，则显艰难(</w:t>
      </w:r>
      <w:r>
        <w:rPr>
          <w:sz w:val="18"/>
          <w:szCs w:val="18"/>
        </w:rPr>
        <w:t>因为任何时代，大部分人的研究所得都不过是基于前人的研究成果，前人所做的是开创性工作，而这往往是最艰难最有价值的，他们被称为真正的先驱。牛顿也曾说过，他不过是站在巨人的肩上。你，我则更是如此</w:t>
      </w:r>
      <w:r>
        <w:t>)。</w:t>
      </w:r>
    </w:p>
    <w:p w:rsidR="007D4915" w:rsidRDefault="007D4915" w:rsidP="007D4915">
      <w:pPr>
        <w:pStyle w:val="a5"/>
      </w:pPr>
      <w:r>
        <w:t>    正如陈希孺院士在他的著作《数理统计学简史》的第4章、最小二乘法中所讲：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rsidR="007D4915" w:rsidRDefault="007D4915" w:rsidP="007D4915">
      <w:pPr>
        <w:pStyle w:val="a5"/>
      </w:pPr>
      <w:r>
        <w:t>    话休絮烦，要证明一个东西先要弄清楚它的根基在哪，即构成它的基础是哪些理论。OK，以下内容基本是上文中未讲到的一些定理的证明，包括其背后的逻辑、来源背景等东西，还是读书笔记。</w:t>
      </w:r>
    </w:p>
    <w:p w:rsidR="007D4915" w:rsidRDefault="007D4915" w:rsidP="007D4915">
      <w:pPr>
        <w:pStyle w:val="a5"/>
      </w:pPr>
      <w:r>
        <w:rPr>
          <w:rStyle w:val="a7"/>
        </w:rPr>
        <w:lastRenderedPageBreak/>
        <w:t>本部分导述</w:t>
      </w:r>
    </w:p>
    <w:p w:rsidR="007D4915" w:rsidRDefault="007D4915" w:rsidP="007D4915">
      <w:pPr>
        <w:widowControl/>
        <w:numPr>
          <w:ilvl w:val="0"/>
          <w:numId w:val="6"/>
        </w:numPr>
        <w:spacing w:before="100" w:beforeAutospacing="1" w:after="100" w:afterAutospacing="1"/>
        <w:jc w:val="left"/>
      </w:pPr>
      <w:r>
        <w:t>3.1节线性学习器中，主要阐述感知机算法；</w:t>
      </w:r>
    </w:p>
    <w:p w:rsidR="007D4915" w:rsidRDefault="007D4915" w:rsidP="007D4915">
      <w:pPr>
        <w:widowControl/>
        <w:numPr>
          <w:ilvl w:val="0"/>
          <w:numId w:val="6"/>
        </w:numPr>
        <w:spacing w:before="100" w:beforeAutospacing="1" w:after="100" w:afterAutospacing="1"/>
        <w:jc w:val="left"/>
      </w:pPr>
      <w:r>
        <w:t>3.2节非线性学习器中，主要阐述mercer定理；</w:t>
      </w:r>
    </w:p>
    <w:p w:rsidR="007D4915" w:rsidRDefault="007D4915" w:rsidP="007D4915">
      <w:pPr>
        <w:widowControl/>
        <w:numPr>
          <w:ilvl w:val="0"/>
          <w:numId w:val="6"/>
        </w:numPr>
        <w:spacing w:before="100" w:beforeAutospacing="1" w:after="100" w:afterAutospacing="1"/>
        <w:jc w:val="left"/>
      </w:pPr>
      <w:r>
        <w:t>3.3节、损失函数；</w:t>
      </w:r>
    </w:p>
    <w:p w:rsidR="007D4915" w:rsidRDefault="007D4915" w:rsidP="007D4915">
      <w:pPr>
        <w:widowControl/>
        <w:numPr>
          <w:ilvl w:val="0"/>
          <w:numId w:val="6"/>
        </w:numPr>
        <w:spacing w:before="100" w:beforeAutospacing="1" w:after="100" w:afterAutospacing="1"/>
        <w:jc w:val="left"/>
      </w:pPr>
      <w:r>
        <w:t>3.4节、最小二乘法；</w:t>
      </w:r>
    </w:p>
    <w:p w:rsidR="007D4915" w:rsidRDefault="007D4915" w:rsidP="007D4915">
      <w:pPr>
        <w:widowControl/>
        <w:numPr>
          <w:ilvl w:val="0"/>
          <w:numId w:val="6"/>
        </w:numPr>
        <w:spacing w:before="100" w:beforeAutospacing="1" w:after="100" w:afterAutospacing="1"/>
        <w:jc w:val="left"/>
      </w:pPr>
      <w:r>
        <w:t>3.5节、SMO算法；</w:t>
      </w:r>
    </w:p>
    <w:p w:rsidR="007D4915" w:rsidRDefault="007D4915" w:rsidP="007D4915">
      <w:pPr>
        <w:widowControl/>
        <w:numPr>
          <w:ilvl w:val="0"/>
          <w:numId w:val="6"/>
        </w:numPr>
        <w:spacing w:before="100" w:beforeAutospacing="1" w:after="100" w:afterAutospacing="1"/>
        <w:jc w:val="left"/>
      </w:pPr>
      <w:r>
        <w:t>3.6节、简略谈谈SVM的应用；</w:t>
      </w:r>
    </w:p>
    <w:p w:rsidR="007D4915" w:rsidRDefault="007D4915" w:rsidP="007D4915">
      <w:pPr>
        <w:pStyle w:val="3"/>
      </w:pPr>
      <w:bookmarkStart w:id="19" w:name="t21"/>
      <w:bookmarkEnd w:id="19"/>
      <w:r>
        <w:rPr>
          <w:rStyle w:val="a6"/>
          <w:rFonts w:ascii="Comic Sans MS" w:hAnsi="Comic Sans MS"/>
        </w:rPr>
        <w:t>3.1</w:t>
      </w:r>
      <w:r>
        <w:t>、线性学习器</w:t>
      </w:r>
    </w:p>
    <w:p w:rsidR="007D4915" w:rsidRDefault="007D4915" w:rsidP="007D4915">
      <w:pPr>
        <w:pStyle w:val="4"/>
      </w:pPr>
      <w:bookmarkStart w:id="20" w:name="t22"/>
      <w:bookmarkEnd w:id="20"/>
      <w:r>
        <w:rPr>
          <w:rFonts w:ascii="Arial" w:hAnsi="Arial" w:cs="Arial"/>
        </w:rPr>
        <w:t>3.1.1</w:t>
      </w:r>
      <w:r>
        <w:rPr>
          <w:rFonts w:ascii="Arial" w:hAnsi="Arial" w:cs="Arial"/>
        </w:rPr>
        <w:t>、感</w:t>
      </w:r>
      <w:r>
        <w:t>知机算法</w:t>
      </w:r>
    </w:p>
    <w:p w:rsidR="007D4915" w:rsidRDefault="007D4915" w:rsidP="007D4915">
      <w:r>
        <w:t>    这个感知机算法是1956年提出的，年代久远，依然影响着当今，当然，可以肯定的是，此算法亦非最优，后续会有更详尽阐述。不过，有一点，你必须清楚，这个算法是为了干嘛的：不断的训练试错以期寻找一个合适的超平面(</w:t>
      </w:r>
      <w:r>
        <w:rPr>
          <w:sz w:val="18"/>
          <w:szCs w:val="18"/>
        </w:rPr>
        <w:t>是的，就这么简单</w:t>
      </w:r>
      <w:r>
        <w:t>)。</w:t>
      </w:r>
    </w:p>
    <w:p w:rsidR="007D4915" w:rsidRDefault="007D4915" w:rsidP="007D4915">
      <w:r>
        <w:lastRenderedPageBreak/>
        <w:fldChar w:fldCharType="begin"/>
      </w:r>
      <w:r>
        <w:instrText xml:space="preserve"> INCLUDEPICTURE "http://my.csdn.net/uploads/201206/18/1340003331_2159.jpg" \* MERGEFORMATINET </w:instrText>
      </w:r>
      <w:r>
        <w:fldChar w:fldCharType="separate"/>
      </w:r>
      <w:r>
        <w:rPr>
          <w:noProof/>
        </w:rPr>
        <w:drawing>
          <wp:inline distT="0" distB="0" distL="0" distR="0">
            <wp:extent cx="8538210" cy="3976370"/>
            <wp:effectExtent l="0" t="0" r="0" b="0"/>
            <wp:docPr id="332" name="图片 332" descr="http://my.csdn.net/uploads/201206/18/1340003331_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my.csdn.net/uploads/201206/18/1340003331_2159.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538210" cy="3976370"/>
                    </a:xfrm>
                    <a:prstGeom prst="rect">
                      <a:avLst/>
                    </a:prstGeom>
                    <a:noFill/>
                    <a:ln>
                      <a:noFill/>
                    </a:ln>
                  </pic:spPr>
                </pic:pic>
              </a:graphicData>
            </a:graphic>
          </wp:inline>
        </w:drawing>
      </w:r>
      <w:r>
        <w:fldChar w:fldCharType="end"/>
      </w:r>
    </w:p>
    <w:p w:rsidR="007D4915" w:rsidRDefault="007D4915" w:rsidP="007D4915">
      <w:r>
        <w:t>    下面，举个例子。如下图所示，凭我们的直觉可以看出，图中的红线是最优超平面，蓝线则是根据感知机算法在不断的训练中，最终，若蓝线能通过不断的训练移动到红线位置上，则代表训练成功。</w:t>
      </w:r>
    </w:p>
    <w:p w:rsidR="007D4915" w:rsidRDefault="007D4915" w:rsidP="007D4915">
      <w:r>
        <w:lastRenderedPageBreak/>
        <w:fldChar w:fldCharType="begin"/>
      </w:r>
      <w:r>
        <w:instrText xml:space="preserve"> INCLUDEPICTURE "https://img-blog.csdn.net/20131114203144875" \* MERGEFORMATINET </w:instrText>
      </w:r>
      <w:r>
        <w:fldChar w:fldCharType="separate"/>
      </w:r>
      <w:r>
        <w:rPr>
          <w:noProof/>
        </w:rPr>
        <w:drawing>
          <wp:inline distT="0" distB="0" distL="0" distR="0">
            <wp:extent cx="5805170" cy="3668395"/>
            <wp:effectExtent l="0" t="0" r="0" b="1905"/>
            <wp:docPr id="331" name="图片 331" descr="https://img-blog.csdn.net/2013111420314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g-blog.csdn.net/2013111420314487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805170" cy="3668395"/>
                    </a:xfrm>
                    <a:prstGeom prst="rect">
                      <a:avLst/>
                    </a:prstGeom>
                    <a:noFill/>
                    <a:ln>
                      <a:noFill/>
                    </a:ln>
                  </pic:spPr>
                </pic:pic>
              </a:graphicData>
            </a:graphic>
          </wp:inline>
        </w:drawing>
      </w:r>
      <w:r>
        <w:fldChar w:fldCharType="end"/>
      </w:r>
    </w:p>
    <w:p w:rsidR="007D4915" w:rsidRDefault="007D4915" w:rsidP="007D4915">
      <w:r>
        <w:t>    既然需要通过不断的训练以让蓝线最终成为最优分类超平面，那么，到底需要训练多少次呢？Novikoff定理告诉我们当间隔是正的时候感知机算法会在有限次数的迭代中收敛，也就是说Novikoff定理证明了感知机算法的收敛性，即能得到一个界，不至于无穷循环下去。</w:t>
      </w:r>
    </w:p>
    <w:p w:rsidR="007D4915" w:rsidRDefault="007D4915" w:rsidP="007D4915">
      <w:pPr>
        <w:widowControl/>
        <w:numPr>
          <w:ilvl w:val="0"/>
          <w:numId w:val="7"/>
        </w:numPr>
        <w:spacing w:before="100" w:beforeAutospacing="1" w:after="100" w:afterAutospacing="1"/>
        <w:jc w:val="left"/>
      </w:pPr>
      <w:r>
        <w:t> Novikoff定理：如果分类超平面存在, 仅需在序列</w:t>
      </w:r>
      <w:r>
        <w:fldChar w:fldCharType="begin"/>
      </w:r>
      <w:r>
        <w:instrText xml:space="preserve"> INCLUDEPICTURE "https://img-blog.csdn.net/20131114204020468" \* MERGEFORMATINET </w:instrText>
      </w:r>
      <w:r>
        <w:fldChar w:fldCharType="separate"/>
      </w:r>
      <w:r>
        <w:rPr>
          <w:noProof/>
        </w:rPr>
        <w:drawing>
          <wp:inline distT="0" distB="0" distL="0" distR="0">
            <wp:extent cx="180975" cy="276225"/>
            <wp:effectExtent l="0" t="0" r="0" b="3175"/>
            <wp:docPr id="330" name="图片 330" descr="https://img-blog.csdn.net/2013111420402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mg-blog.csdn.net/201311142040204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fldChar w:fldCharType="end"/>
      </w:r>
      <w:r>
        <w:t>上迭代几次，在界为</w:t>
      </w:r>
      <w:r>
        <w:fldChar w:fldCharType="begin"/>
      </w:r>
      <w:r>
        <w:instrText xml:space="preserve"> INCLUDEPICTURE "https://img-blog.csdn.net/20131114204028093" \* MERGEFORMATINET </w:instrText>
      </w:r>
      <w:r>
        <w:fldChar w:fldCharType="separate"/>
      </w:r>
      <w:r>
        <w:rPr>
          <w:noProof/>
        </w:rPr>
        <w:drawing>
          <wp:inline distT="0" distB="0" distL="0" distR="0">
            <wp:extent cx="701675" cy="542290"/>
            <wp:effectExtent l="0" t="0" r="0" b="3810"/>
            <wp:docPr id="329" name="图片 329" descr="https://img-blog.csdn.net/2013111420402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mg-blog.csdn.net/2013111420402809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01675" cy="542290"/>
                    </a:xfrm>
                    <a:prstGeom prst="rect">
                      <a:avLst/>
                    </a:prstGeom>
                    <a:noFill/>
                    <a:ln>
                      <a:noFill/>
                    </a:ln>
                  </pic:spPr>
                </pic:pic>
              </a:graphicData>
            </a:graphic>
          </wp:inline>
        </w:drawing>
      </w:r>
      <w:r>
        <w:fldChar w:fldCharType="end"/>
      </w:r>
      <w:r>
        <w:t>的错误次数下就可以找到分类超平面，算法停止。</w:t>
      </w:r>
    </w:p>
    <w:p w:rsidR="007D4915" w:rsidRDefault="007D4915" w:rsidP="007D4915">
      <w:r>
        <w:t>    这里</w:t>
      </w:r>
      <w:r>
        <w:fldChar w:fldCharType="begin"/>
      </w:r>
      <w:r>
        <w:instrText xml:space="preserve"> INCLUDEPICTURE "https://img-blog.csdn.net/20131114204038984" \* MERGEFORMATINET </w:instrText>
      </w:r>
      <w:r>
        <w:fldChar w:fldCharType="separate"/>
      </w:r>
      <w:r>
        <w:rPr>
          <w:noProof/>
        </w:rPr>
        <w:drawing>
          <wp:inline distT="0" distB="0" distL="0" distR="0">
            <wp:extent cx="1743710" cy="329565"/>
            <wp:effectExtent l="0" t="0" r="0" b="635"/>
            <wp:docPr id="328" name="图片 328" descr="https://img-blog.csdn.net/2013111420403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mg-blog.csdn.net/2013111420403898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43710" cy="329565"/>
                    </a:xfrm>
                    <a:prstGeom prst="rect">
                      <a:avLst/>
                    </a:prstGeom>
                    <a:noFill/>
                    <a:ln>
                      <a:noFill/>
                    </a:ln>
                  </pic:spPr>
                </pic:pic>
              </a:graphicData>
            </a:graphic>
          </wp:inline>
        </w:drawing>
      </w:r>
      <w:r>
        <w:fldChar w:fldCharType="end"/>
      </w:r>
      <w:r>
        <w:t>，</w:t>
      </w:r>
      <w:r>
        <w:fldChar w:fldCharType="begin"/>
      </w:r>
      <w:r>
        <w:instrText xml:space="preserve"> INCLUDEPICTURE "https://img-blog.csdn.net/20131114204047671" \* MERGEFORMATINET </w:instrText>
      </w:r>
      <w:r>
        <w:fldChar w:fldCharType="separate"/>
      </w:r>
      <w:r>
        <w:rPr>
          <w:noProof/>
        </w:rPr>
        <w:drawing>
          <wp:inline distT="0" distB="0" distL="0" distR="0">
            <wp:extent cx="159385" cy="212725"/>
            <wp:effectExtent l="0" t="0" r="5715" b="3175"/>
            <wp:docPr id="327" name="图片 327" descr="https://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g-blog.csdn.net/201311142040476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9385" cy="212725"/>
                    </a:xfrm>
                    <a:prstGeom prst="rect">
                      <a:avLst/>
                    </a:prstGeom>
                    <a:noFill/>
                    <a:ln>
                      <a:noFill/>
                    </a:ln>
                  </pic:spPr>
                </pic:pic>
              </a:graphicData>
            </a:graphic>
          </wp:inline>
        </w:drawing>
      </w:r>
      <w:r>
        <w:fldChar w:fldCharType="end"/>
      </w:r>
      <w:r>
        <w:t>为扩充间隔。根据误分次数公式可知, 迭代次数与对应于扩充(包括偏置)权重的训练集的间隔有关。</w:t>
      </w:r>
    </w:p>
    <w:p w:rsidR="007D4915" w:rsidRDefault="007D4915" w:rsidP="007D4915">
      <w:r>
        <w:t>    顺便再解释下这个所谓的扩充间隔</w:t>
      </w:r>
      <w:r>
        <w:fldChar w:fldCharType="begin"/>
      </w:r>
      <w:r>
        <w:instrText xml:space="preserve"> INCLUDEPICTURE "https://img-blog.csdn.net/20131114204047671" \* MERGEFORMATINET </w:instrText>
      </w:r>
      <w:r>
        <w:fldChar w:fldCharType="separate"/>
      </w:r>
      <w:r>
        <w:rPr>
          <w:noProof/>
        </w:rPr>
        <w:drawing>
          <wp:inline distT="0" distB="0" distL="0" distR="0">
            <wp:extent cx="159385" cy="212725"/>
            <wp:effectExtent l="0" t="0" r="5715" b="3175"/>
            <wp:docPr id="326" name="图片 326" descr="https://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g-blog.csdn.net/201311142040476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9385" cy="212725"/>
                    </a:xfrm>
                    <a:prstGeom prst="rect">
                      <a:avLst/>
                    </a:prstGeom>
                    <a:noFill/>
                    <a:ln>
                      <a:noFill/>
                    </a:ln>
                  </pic:spPr>
                </pic:pic>
              </a:graphicData>
            </a:graphic>
          </wp:inline>
        </w:drawing>
      </w:r>
      <w:r>
        <w:fldChar w:fldCharType="end"/>
      </w:r>
      <w:r>
        <w:t>，</w:t>
      </w:r>
      <w:r>
        <w:fldChar w:fldCharType="begin"/>
      </w:r>
      <w:r>
        <w:instrText xml:space="preserve"> INCLUDEPICTURE "https://img-blog.csdn.net/20131114204047671" \* MERGEFORMATINET </w:instrText>
      </w:r>
      <w:r>
        <w:fldChar w:fldCharType="separate"/>
      </w:r>
      <w:r>
        <w:rPr>
          <w:noProof/>
        </w:rPr>
        <w:drawing>
          <wp:inline distT="0" distB="0" distL="0" distR="0">
            <wp:extent cx="159385" cy="212725"/>
            <wp:effectExtent l="0" t="0" r="5715" b="3175"/>
            <wp:docPr id="325" name="图片 325" descr="https://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g-blog.csdn.net/201311142040476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9385" cy="212725"/>
                    </a:xfrm>
                    <a:prstGeom prst="rect">
                      <a:avLst/>
                    </a:prstGeom>
                    <a:noFill/>
                    <a:ln>
                      <a:noFill/>
                    </a:ln>
                  </pic:spPr>
                </pic:pic>
              </a:graphicData>
            </a:graphic>
          </wp:inline>
        </w:drawing>
      </w:r>
      <w:r>
        <w:fldChar w:fldCharType="end"/>
      </w:r>
      <w:r>
        <w:t>即为样本到分类间隔的距离，即从</w:t>
      </w:r>
      <w:r>
        <w:fldChar w:fldCharType="begin"/>
      </w:r>
      <w:r>
        <w:instrText xml:space="preserve"> INCLUDEPICTURE "https://img-blog.csdn.net/20131114204047671" \* MERGEFORMATINET </w:instrText>
      </w:r>
      <w:r>
        <w:fldChar w:fldCharType="separate"/>
      </w:r>
      <w:r>
        <w:rPr>
          <w:noProof/>
        </w:rPr>
        <w:drawing>
          <wp:inline distT="0" distB="0" distL="0" distR="0">
            <wp:extent cx="159385" cy="212725"/>
            <wp:effectExtent l="0" t="0" r="5715" b="3175"/>
            <wp:docPr id="324" name="图片 324" descr="https://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img-blog.csdn.net/201311142040476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9385" cy="212725"/>
                    </a:xfrm>
                    <a:prstGeom prst="rect">
                      <a:avLst/>
                    </a:prstGeom>
                    <a:noFill/>
                    <a:ln>
                      <a:noFill/>
                    </a:ln>
                  </pic:spPr>
                </pic:pic>
              </a:graphicData>
            </a:graphic>
          </wp:inline>
        </w:drawing>
      </w:r>
      <w:r>
        <w:fldChar w:fldCharType="end"/>
      </w:r>
      <w:r>
        <w:t>引出的最大分类间隔。OK，还记得上文第1.3.2节开头的内容么？如下：</w:t>
      </w:r>
      <w:r>
        <w:rPr>
          <w:rStyle w:val="a7"/>
          <w:sz w:val="27"/>
          <w:szCs w:val="27"/>
        </w:rPr>
        <w:t>“</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18"/>
          <w:szCs w:val="18"/>
        </w:rPr>
        <w:lastRenderedPageBreak/>
        <w:fldChar w:fldCharType="begin"/>
      </w:r>
      <w:r>
        <w:rPr>
          <w:rFonts w:ascii="tahoma" w:hAnsi="tahoma" w:cs="tahoma"/>
          <w:sz w:val="18"/>
          <w:szCs w:val="18"/>
        </w:rPr>
        <w:instrText xml:space="preserve"> INCLUDEPICTURE "http://blog.pluskid.org/wp-content/uploads/2010/09/geometric_margin.png"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1903095" cy="1903095"/>
            <wp:effectExtent l="0" t="0" r="1905" b="1905"/>
            <wp:docPr id="323" name="图片 323" descr="http://blog.pluskid.org/wp-content/uploads/2010/09/geometric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blog.pluskid.org/wp-content/uploads/2010/09/geometric_mar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rFonts w:ascii="tahoma" w:hAnsi="tahoma" w:cs="tahoma"/>
          <w:sz w:val="18"/>
          <w:szCs w:val="18"/>
        </w:rPr>
        <w:fldChar w:fldCharType="end"/>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18"/>
          <w:szCs w:val="18"/>
        </w:rPr>
        <w:t xml:space="preserve">    </w:t>
      </w:r>
      <w:r>
        <w:rPr>
          <w:rFonts w:ascii="tahoma" w:hAnsi="tahoma" w:cs="tahoma"/>
          <w:sz w:val="18"/>
          <w:szCs w:val="18"/>
        </w:rPr>
        <w:t>在给出几何间隔的定义之前，咱们首先来看下，如上图所示，对于一个点</w:t>
      </w:r>
      <w:r>
        <w:rPr>
          <w:rFonts w:ascii="tahoma" w:hAnsi="tahoma" w:cs="tahoma"/>
          <w:sz w:val="18"/>
          <w:szCs w:val="18"/>
        </w:rPr>
        <w:t>  </w:t>
      </w:r>
      <w:r>
        <w:rPr>
          <w:rFonts w:ascii="tahoma" w:hAnsi="tahoma" w:cs="tahoma"/>
          <w:sz w:val="18"/>
          <w:szCs w:val="18"/>
        </w:rPr>
        <w:t>，令其垂直投影到超平面上的对应的为</w:t>
      </w:r>
      <w:r>
        <w:rPr>
          <w:rFonts w:ascii="tahoma" w:hAnsi="tahoma" w:cs="tahoma"/>
          <w:sz w:val="18"/>
          <w:szCs w:val="18"/>
        </w:rPr>
        <w:t>  </w:t>
      </w:r>
      <w:r>
        <w:rPr>
          <w:rFonts w:ascii="tahoma" w:hAnsi="tahoma" w:cs="tahoma"/>
          <w:sz w:val="18"/>
          <w:szCs w:val="18"/>
        </w:rPr>
        <w:t>，由于</w:t>
      </w:r>
      <w:r>
        <w:rPr>
          <w:rFonts w:ascii="tahoma" w:hAnsi="tahoma" w:cs="tahoma"/>
          <w:sz w:val="18"/>
          <w:szCs w:val="18"/>
        </w:rPr>
        <w:t>  </w:t>
      </w:r>
      <w:r>
        <w:rPr>
          <w:rFonts w:ascii="tahoma" w:hAnsi="tahoma" w:cs="tahoma"/>
          <w:sz w:val="18"/>
          <w:szCs w:val="18"/>
        </w:rPr>
        <w:t>是垂直于超平面的一个向量，</w:t>
      </w:r>
      <w:r>
        <w:rPr>
          <w:rFonts w:ascii="tahoma" w:hAnsi="tahoma" w:cs="tahoma"/>
          <w:sz w:val="18"/>
          <w:szCs w:val="18"/>
        </w:rPr>
        <w:fldChar w:fldCharType="begin"/>
      </w:r>
      <w:r>
        <w:rPr>
          <w:rFonts w:ascii="tahoma" w:hAnsi="tahoma" w:cs="tahoma"/>
          <w:sz w:val="18"/>
          <w:szCs w:val="18"/>
        </w:rPr>
        <w:instrText xml:space="preserve"> INCLUDEPICTURE "https://img-blog.csdn.net/20131107212633859"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212725" cy="255270"/>
            <wp:effectExtent l="0" t="0" r="3175" b="0"/>
            <wp:docPr id="322" name="图片 322" descr="https://img-blog.csdn.net/2013110721263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img-blog.csdn.net/2013110721263385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2725" cy="255270"/>
                    </a:xfrm>
                    <a:prstGeom prst="rect">
                      <a:avLst/>
                    </a:prstGeom>
                    <a:noFill/>
                    <a:ln>
                      <a:noFill/>
                    </a:ln>
                  </pic:spPr>
                </pic:pic>
              </a:graphicData>
            </a:graphic>
          </wp:inline>
        </w:drawing>
      </w:r>
      <w:r>
        <w:rPr>
          <w:rFonts w:ascii="tahoma" w:hAnsi="tahoma" w:cs="tahoma"/>
          <w:sz w:val="18"/>
          <w:szCs w:val="18"/>
        </w:rPr>
        <w:fldChar w:fldCharType="end"/>
      </w:r>
      <w:r>
        <w:rPr>
          <w:rFonts w:ascii="tahoma" w:hAnsi="tahoma" w:cs="tahoma"/>
          <w:sz w:val="18"/>
          <w:szCs w:val="18"/>
        </w:rPr>
        <w:t>为样本</w:t>
      </w:r>
      <w:r>
        <w:rPr>
          <w:rFonts w:ascii="tahoma" w:hAnsi="tahoma" w:cs="tahoma"/>
          <w:sz w:val="18"/>
          <w:szCs w:val="18"/>
        </w:rPr>
        <w:t>x</w:t>
      </w:r>
      <w:r>
        <w:rPr>
          <w:rFonts w:ascii="tahoma" w:hAnsi="tahoma" w:cs="tahoma"/>
          <w:sz w:val="18"/>
          <w:szCs w:val="18"/>
        </w:rPr>
        <w:t>到分类间隔的距离，我们有</w:t>
      </w:r>
    </w:p>
    <w:p w:rsidR="007D4915" w:rsidRDefault="007D4915" w:rsidP="007D4915">
      <w:pPr>
        <w:pStyle w:val="a5"/>
        <w:spacing w:before="240" w:beforeAutospacing="0" w:after="240" w:afterAutospacing="0" w:line="300" w:lineRule="atLeast"/>
        <w:rPr>
          <w:rFonts w:ascii="tahoma" w:hAnsi="tahoma" w:cs="tahoma"/>
        </w:rPr>
      </w:pPr>
      <w:r>
        <w:rPr>
          <w:rFonts w:ascii="tahoma" w:hAnsi="tahoma" w:cs="tahoma"/>
          <w:sz w:val="18"/>
          <w:szCs w:val="18"/>
        </w:rPr>
        <w:tab/>
      </w:r>
      <w:r>
        <w:rPr>
          <w:rFonts w:ascii="tahoma" w:hAnsi="tahoma" w:cs="tahoma"/>
          <w:sz w:val="18"/>
          <w:szCs w:val="18"/>
        </w:rPr>
        <w:tab/>
      </w:r>
      <w:r>
        <w:rPr>
          <w:rFonts w:ascii="tahoma" w:hAnsi="tahoma" w:cs="tahoma"/>
          <w:sz w:val="18"/>
          <w:szCs w:val="18"/>
        </w:rPr>
        <w:tab/>
      </w:r>
      <w:r>
        <w:rPr>
          <w:rFonts w:ascii="tahoma" w:hAnsi="tahoma" w:cs="tahoma"/>
          <w:sz w:val="18"/>
          <w:szCs w:val="18"/>
        </w:rPr>
        <w:tab/>
      </w:r>
      <w:r>
        <w:rPr>
          <w:rFonts w:ascii="tahoma" w:hAnsi="tahoma" w:cs="tahoma"/>
          <w:sz w:val="18"/>
          <w:szCs w:val="18"/>
        </w:rPr>
        <w:tab/>
      </w:r>
      <w:r>
        <w:rPr>
          <w:rFonts w:ascii="tahoma" w:hAnsi="tahoma" w:cs="tahoma"/>
          <w:sz w:val="18"/>
          <w:szCs w:val="18"/>
        </w:rPr>
        <w:tab/>
      </w:r>
      <w:r>
        <w:rPr>
          <w:rFonts w:ascii="tahoma" w:hAnsi="tahoma" w:cs="tahoma"/>
          <w:sz w:val="18"/>
          <w:szCs w:val="18"/>
        </w:rPr>
        <w:tab/>
      </w:r>
      <w:r>
        <w:rPr>
          <w:rFonts w:ascii="tahoma" w:hAnsi="tahoma" w:cs="tahoma"/>
          <w:sz w:val="18"/>
          <w:szCs w:val="18"/>
        </w:rPr>
        <w:fldChar w:fldCharType="begin"/>
      </w:r>
      <w:r>
        <w:rPr>
          <w:rFonts w:ascii="tahoma" w:hAnsi="tahoma" w:cs="tahoma"/>
          <w:sz w:val="18"/>
          <w:szCs w:val="18"/>
        </w:rPr>
        <w:instrText xml:space="preserve"> INCLUDEPICTURE "https://img-blog.csdn.net/20131107201720515" \* MERGEFORMATINET </w:instrText>
      </w:r>
      <w:r>
        <w:rPr>
          <w:rFonts w:ascii="tahoma" w:hAnsi="tahoma" w:cs="tahoma"/>
          <w:sz w:val="18"/>
          <w:szCs w:val="18"/>
        </w:rPr>
        <w:fldChar w:fldCharType="separate"/>
      </w:r>
      <w:r>
        <w:rPr>
          <w:rFonts w:ascii="tahoma" w:hAnsi="tahoma" w:cs="tahoma"/>
          <w:noProof/>
          <w:sz w:val="18"/>
          <w:szCs w:val="18"/>
        </w:rPr>
        <w:drawing>
          <wp:inline distT="0" distB="0" distL="0" distR="0">
            <wp:extent cx="1934845" cy="595630"/>
            <wp:effectExtent l="0" t="0" r="0" b="1270"/>
            <wp:docPr id="321" name="图片 321" descr="https://img-blog.csdn.net/201311072017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img-blog.csdn.net/201311072017205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4845" cy="595630"/>
                    </a:xfrm>
                    <a:prstGeom prst="rect">
                      <a:avLst/>
                    </a:prstGeom>
                    <a:noFill/>
                    <a:ln>
                      <a:noFill/>
                    </a:ln>
                  </pic:spPr>
                </pic:pic>
              </a:graphicData>
            </a:graphic>
          </wp:inline>
        </w:drawing>
      </w:r>
      <w:r>
        <w:rPr>
          <w:rFonts w:ascii="tahoma" w:hAnsi="tahoma" w:cs="tahoma"/>
          <w:sz w:val="18"/>
          <w:szCs w:val="18"/>
        </w:rPr>
        <w:fldChar w:fldCharType="end"/>
      </w:r>
      <w:r>
        <w:rPr>
          <w:rStyle w:val="a7"/>
          <w:rFonts w:ascii="tahoma" w:hAnsi="tahoma" w:cs="tahoma"/>
          <w:sz w:val="27"/>
          <w:szCs w:val="27"/>
        </w:rPr>
        <w:t>”</w:t>
      </w:r>
    </w:p>
    <w:p w:rsidR="007D4915" w:rsidRDefault="007D4915" w:rsidP="007D4915">
      <w:pPr>
        <w:rPr>
          <w:rFonts w:ascii="宋体" w:hAnsi="宋体" w:cs="宋体"/>
        </w:rPr>
      </w:pPr>
      <w:r>
        <w:t>    然后后续怎么推导出最大分类间隔请回到本文第一、二部分，此处不重复板书。</w:t>
      </w:r>
    </w:p>
    <w:p w:rsidR="007D4915" w:rsidRDefault="007D4915" w:rsidP="007D4915">
      <w:r>
        <w:t>    同时有一点得注意：感知机算法虽然可以通过简单迭代对线性可分数据生成正确分类的超平面，但不是最优效果，那怎样才能得到最优效果呢，就是上文中第一部分所讲的寻找最大分类间隔超平面。此外，Novikoff定理的证明请见</w:t>
      </w:r>
      <w:hyperlink r:id="rId154" w:tgtFrame="_blank" w:history="1">
        <w:r>
          <w:rPr>
            <w:rStyle w:val="a3"/>
          </w:rPr>
          <w:t>这里</w:t>
        </w:r>
      </w:hyperlink>
      <w:r>
        <w:t>。</w:t>
      </w:r>
    </w:p>
    <w:p w:rsidR="007D4915" w:rsidRDefault="007D4915" w:rsidP="007D4915">
      <w:pPr>
        <w:pStyle w:val="3"/>
      </w:pPr>
      <w:bookmarkStart w:id="21" w:name="t23"/>
      <w:bookmarkEnd w:id="21"/>
      <w:r>
        <w:rPr>
          <w:rStyle w:val="a6"/>
          <w:rFonts w:ascii="Comic Sans MS" w:hAnsi="Comic Sans MS"/>
        </w:rPr>
        <w:t>3.2</w:t>
      </w:r>
      <w:r>
        <w:rPr>
          <w:rFonts w:ascii="Comic Sans MS" w:hAnsi="Comic Sans MS"/>
        </w:rPr>
        <w:t>、非线性学习器</w:t>
      </w:r>
    </w:p>
    <w:p w:rsidR="007D4915" w:rsidRDefault="007D4915" w:rsidP="007D4915">
      <w:pPr>
        <w:pStyle w:val="4"/>
      </w:pPr>
      <w:bookmarkStart w:id="22" w:name="t24"/>
      <w:bookmarkEnd w:id="22"/>
      <w:r>
        <w:rPr>
          <w:rFonts w:ascii="Arial" w:hAnsi="Arial" w:cs="Arial"/>
        </w:rPr>
        <w:t>3.2.1</w:t>
      </w:r>
      <w:r>
        <w:rPr>
          <w:rFonts w:ascii="Arial" w:hAnsi="Arial" w:cs="Arial"/>
        </w:rPr>
        <w:t>、</w:t>
      </w:r>
      <w:r>
        <w:rPr>
          <w:rFonts w:ascii="Arial" w:hAnsi="Arial" w:cs="Arial"/>
        </w:rPr>
        <w:t>Mercer</w:t>
      </w:r>
      <w:r>
        <w:rPr>
          <w:rFonts w:ascii="Arial" w:hAnsi="Arial" w:cs="Arial"/>
        </w:rPr>
        <w:t>定理</w:t>
      </w:r>
    </w:p>
    <w:p w:rsidR="007D4915" w:rsidRDefault="007D4915" w:rsidP="007D4915">
      <w:r>
        <w:rPr>
          <w:rFonts w:ascii="Comic Sans MS" w:hAnsi="Comic Sans MS"/>
        </w:rPr>
        <w:t>    </w:t>
      </w:r>
      <w:r>
        <w:rPr>
          <w:rFonts w:ascii="Arial" w:hAnsi="Arial" w:cs="Arial"/>
        </w:rPr>
        <w:t>Mercer</w:t>
      </w:r>
      <w:r>
        <w:rPr>
          <w:rFonts w:ascii="Arial" w:hAnsi="Arial" w:cs="Arial"/>
        </w:rPr>
        <w:t>定理</w:t>
      </w:r>
      <w:r>
        <w:rPr>
          <w:rFonts w:ascii="Comic Sans MS" w:hAnsi="Comic Sans MS"/>
        </w:rPr>
        <w:t> </w:t>
      </w:r>
      <w:r>
        <w:rPr>
          <w:rFonts w:ascii="Comic Sans MS" w:hAnsi="Comic Sans MS"/>
        </w:rPr>
        <w:t>：如果函数</w:t>
      </w:r>
      <w:r>
        <w:rPr>
          <w:rFonts w:ascii="Comic Sans MS" w:hAnsi="Comic Sans MS"/>
        </w:rPr>
        <w:t>K</w:t>
      </w:r>
      <w:r>
        <w:rPr>
          <w:rFonts w:ascii="Comic Sans MS" w:hAnsi="Comic Sans MS"/>
        </w:rPr>
        <w:t>是</w:t>
      </w:r>
      <w:r>
        <w:rPr>
          <w:rFonts w:ascii="Comic Sans MS" w:hAnsi="Comic Sans MS"/>
        </w:rPr>
        <w:fldChar w:fldCharType="begin"/>
      </w:r>
      <w:r>
        <w:rPr>
          <w:rFonts w:ascii="Comic Sans MS" w:hAnsi="Comic Sans MS"/>
        </w:rPr>
        <w:instrText xml:space="preserve"> INCLUDEPICTURE "https://img-blog.csdn.net/20131114211056687" \* MERGEFORMATINET </w:instrText>
      </w:r>
      <w:r>
        <w:rPr>
          <w:rFonts w:ascii="Comic Sans MS" w:hAnsi="Comic Sans MS"/>
        </w:rPr>
        <w:fldChar w:fldCharType="separate"/>
      </w:r>
      <w:r>
        <w:rPr>
          <w:rFonts w:ascii="Comic Sans MS" w:hAnsi="Comic Sans MS"/>
          <w:noProof/>
        </w:rPr>
        <w:drawing>
          <wp:inline distT="0" distB="0" distL="0" distR="0">
            <wp:extent cx="1233170" cy="255270"/>
            <wp:effectExtent l="0" t="0" r="0" b="0"/>
            <wp:docPr id="320" name="图片 320" descr="https://img-blog.csdn.net/2013111421105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img-blog.csdn.net/2013111421105668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Pr>
          <w:rFonts w:ascii="Comic Sans MS" w:hAnsi="Comic Sans MS"/>
        </w:rPr>
        <w:fldChar w:fldCharType="end"/>
      </w:r>
      <w:r>
        <w:rPr>
          <w:rFonts w:ascii="Comic Sans MS" w:hAnsi="Comic Sans MS"/>
        </w:rPr>
        <w:t>上的映射（也就是从两个</w:t>
      </w:r>
      <w:r>
        <w:rPr>
          <w:rFonts w:ascii="Comic Sans MS" w:hAnsi="Comic Sans MS"/>
        </w:rPr>
        <w:t>n</w:t>
      </w:r>
      <w:r>
        <w:rPr>
          <w:rFonts w:ascii="Comic Sans MS" w:hAnsi="Comic Sans MS"/>
        </w:rPr>
        <w:t>维向量映射到实数域）。那么如果</w:t>
      </w:r>
      <w:r>
        <w:rPr>
          <w:rFonts w:ascii="Comic Sans MS" w:hAnsi="Comic Sans MS"/>
        </w:rPr>
        <w:t>K</w:t>
      </w:r>
      <w:r>
        <w:rPr>
          <w:rFonts w:ascii="Comic Sans MS" w:hAnsi="Comic Sans MS"/>
        </w:rPr>
        <w:t>是一个有效核函数（也称为</w:t>
      </w:r>
      <w:r>
        <w:rPr>
          <w:rFonts w:ascii="Comic Sans MS" w:hAnsi="Comic Sans MS"/>
        </w:rPr>
        <w:t>Mercer</w:t>
      </w:r>
      <w:r>
        <w:rPr>
          <w:rFonts w:ascii="Comic Sans MS" w:hAnsi="Comic Sans MS"/>
        </w:rPr>
        <w:t>核函数），那么当且仅当对于训练样例</w:t>
      </w:r>
      <w:r>
        <w:rPr>
          <w:rFonts w:ascii="Comic Sans MS" w:hAnsi="Comic Sans MS"/>
        </w:rPr>
        <w:fldChar w:fldCharType="begin"/>
      </w:r>
      <w:r>
        <w:rPr>
          <w:rFonts w:ascii="Comic Sans MS" w:hAnsi="Comic Sans MS"/>
        </w:rPr>
        <w:instrText xml:space="preserve"> INCLUDEPICTURE "https://img-blog.csdn.net/20131114211111875" \* MERGEFORMATINET </w:instrText>
      </w:r>
      <w:r>
        <w:rPr>
          <w:rFonts w:ascii="Comic Sans MS" w:hAnsi="Comic Sans MS"/>
        </w:rPr>
        <w:fldChar w:fldCharType="separate"/>
      </w:r>
      <w:r>
        <w:rPr>
          <w:rFonts w:ascii="Comic Sans MS" w:hAnsi="Comic Sans MS"/>
          <w:noProof/>
        </w:rPr>
        <w:drawing>
          <wp:inline distT="0" distB="0" distL="0" distR="0">
            <wp:extent cx="1488440" cy="287020"/>
            <wp:effectExtent l="0" t="0" r="0" b="5080"/>
            <wp:docPr id="319" name="图片 319" descr="https://img-blog.csdn.net/2013111421111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img-blog.csdn.net/2013111421111187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88440" cy="287020"/>
                    </a:xfrm>
                    <a:prstGeom prst="rect">
                      <a:avLst/>
                    </a:prstGeom>
                    <a:noFill/>
                    <a:ln>
                      <a:noFill/>
                    </a:ln>
                  </pic:spPr>
                </pic:pic>
              </a:graphicData>
            </a:graphic>
          </wp:inline>
        </w:drawing>
      </w:r>
      <w:r>
        <w:rPr>
          <w:rFonts w:ascii="Comic Sans MS" w:hAnsi="Comic Sans MS"/>
        </w:rPr>
        <w:fldChar w:fldCharType="end"/>
      </w:r>
      <w:r>
        <w:rPr>
          <w:rFonts w:ascii="Comic Sans MS" w:hAnsi="Comic Sans MS"/>
        </w:rPr>
        <w:t>，其相应的核函数矩阵是对称半正定的。</w:t>
      </w:r>
      <w:r>
        <w:rPr>
          <w:rFonts w:ascii="Comic Sans MS" w:hAnsi="Comic Sans MS"/>
        </w:rPr>
        <w:t> </w:t>
      </w:r>
    </w:p>
    <w:p w:rsidR="007D4915" w:rsidRDefault="007D4915" w:rsidP="007D4915">
      <w:r>
        <w:rPr>
          <w:rFonts w:ascii="Comic Sans MS" w:hAnsi="Comic Sans MS"/>
        </w:rPr>
        <w:lastRenderedPageBreak/>
        <w:t xml:space="preserve">    </w:t>
      </w:r>
      <w:r>
        <w:rPr>
          <w:rFonts w:ascii="Comic Sans MS" w:hAnsi="Comic Sans MS"/>
        </w:rPr>
        <w:t>要理解这个</w:t>
      </w:r>
      <w:r>
        <w:rPr>
          <w:rFonts w:ascii="Arial" w:hAnsi="Arial" w:cs="Arial"/>
        </w:rPr>
        <w:t>Mercer</w:t>
      </w:r>
      <w:r>
        <w:rPr>
          <w:rFonts w:ascii="Comic Sans MS" w:hAnsi="Comic Sans MS"/>
        </w:rPr>
        <w:t>定理，先要了解什么是半正定矩阵，要了解什么是半正定矩阵，先得知道什么是</w:t>
      </w:r>
      <w:hyperlink r:id="rId157" w:tgtFrame="_blank" w:history="1">
        <w:r>
          <w:rPr>
            <w:rStyle w:val="a3"/>
            <w:rFonts w:ascii="Comic Sans MS" w:hAnsi="Comic Sans MS"/>
          </w:rPr>
          <w:t>正定矩阵</w:t>
        </w:r>
      </w:hyperlink>
      <w:r>
        <w:t>（</w:t>
      </w:r>
      <w:r>
        <w:rPr>
          <w:sz w:val="18"/>
          <w:szCs w:val="18"/>
        </w:rPr>
        <w:t>矩阵理论博大精深，关于矩阵推荐我正在看的一本《矩阵分析与应用》</w:t>
      </w:r>
      <w:r>
        <w:t>）</w:t>
      </w:r>
      <w:r>
        <w:rPr>
          <w:rFonts w:ascii="Comic Sans MS" w:hAnsi="Comic Sans MS"/>
        </w:rPr>
        <w:t>。然后</w:t>
      </w:r>
      <w:hyperlink r:id="rId158" w:tgtFrame="_blank" w:history="1">
        <w:r>
          <w:rPr>
            <w:rStyle w:val="a3"/>
            <w:rFonts w:ascii="Comic Sans MS" w:hAnsi="Comic Sans MS"/>
          </w:rPr>
          <w:t>这里</w:t>
        </w:r>
      </w:hyperlink>
      <w:r>
        <w:rPr>
          <w:rFonts w:ascii="Comic Sans MS" w:hAnsi="Comic Sans MS"/>
        </w:rPr>
        <w:t>有一个此定理的证明，可以看下。</w:t>
      </w:r>
    </w:p>
    <w:p w:rsidR="007D4915" w:rsidRDefault="007D4915" w:rsidP="007D4915">
      <w:r>
        <w:rPr>
          <w:rFonts w:ascii="Comic Sans MS" w:hAnsi="Comic Sans MS"/>
        </w:rPr>
        <w:t xml:space="preserve">    </w:t>
      </w:r>
      <w:r>
        <w:rPr>
          <w:rFonts w:ascii="Comic Sans MS" w:hAnsi="Comic Sans MS"/>
        </w:rPr>
        <w:t>正如</w:t>
      </w:r>
      <w:r>
        <w:rPr>
          <w:rFonts w:ascii="Comic Sans MS" w:hAnsi="Comic Sans MS"/>
        </w:rPr>
        <w:t>@Copper_PKU</w:t>
      </w:r>
      <w:r>
        <w:rPr>
          <w:rFonts w:ascii="Comic Sans MS" w:hAnsi="Comic Sans MS"/>
        </w:rPr>
        <w:t>所说：核函数在</w:t>
      </w:r>
      <w:r>
        <w:rPr>
          <w:rFonts w:ascii="Comic Sans MS" w:hAnsi="Comic Sans MS"/>
        </w:rPr>
        <w:t>SVM</w:t>
      </w:r>
      <w:r>
        <w:rPr>
          <w:rFonts w:ascii="Comic Sans MS" w:hAnsi="Comic Sans MS"/>
        </w:rPr>
        <w:t>的分类效果中起了重要的作用，最后</w:t>
      </w:r>
      <w:hyperlink r:id="rId159" w:tgtFrame="_blank" w:history="1">
        <w:r>
          <w:rPr>
            <w:rStyle w:val="a3"/>
            <w:rFonts w:ascii="Comic Sans MS" w:hAnsi="Comic Sans MS"/>
          </w:rPr>
          <w:t>这里</w:t>
        </w:r>
      </w:hyperlink>
      <w:r>
        <w:rPr>
          <w:rFonts w:ascii="Comic Sans MS" w:hAnsi="Comic Sans MS"/>
        </w:rPr>
        <w:t>有个</w:t>
      </w:r>
      <w:r>
        <w:rPr>
          <w:rFonts w:ascii="Comic Sans MS" w:hAnsi="Comic Sans MS"/>
        </w:rPr>
        <w:t>tutorial</w:t>
      </w:r>
      <w:r>
        <w:rPr>
          <w:rFonts w:ascii="Comic Sans MS" w:hAnsi="Comic Sans MS"/>
        </w:rPr>
        <w:t>可以看看。</w:t>
      </w:r>
    </w:p>
    <w:p w:rsidR="007D4915" w:rsidRDefault="007D4915" w:rsidP="007D4915">
      <w:pPr>
        <w:pStyle w:val="3"/>
      </w:pPr>
      <w:bookmarkStart w:id="23" w:name="t25"/>
      <w:bookmarkEnd w:id="23"/>
      <w:r>
        <w:rPr>
          <w:rStyle w:val="a6"/>
          <w:rFonts w:ascii="Comic Sans MS" w:hAnsi="Comic Sans MS"/>
        </w:rPr>
        <w:t>3.3</w:t>
      </w:r>
      <w:r>
        <w:rPr>
          <w:rFonts w:ascii="Arial" w:hAnsi="Arial" w:cs="Arial"/>
        </w:rPr>
        <w:t>、损失函数</w:t>
      </w:r>
    </w:p>
    <w:p w:rsidR="007D4915" w:rsidRDefault="007D4915" w:rsidP="007D4915">
      <w:pPr>
        <w:pStyle w:val="a5"/>
      </w:pPr>
      <w:r>
        <w:rPr>
          <w:rFonts w:ascii="Arial" w:hAnsi="Arial" w:cs="Arial"/>
        </w:rPr>
        <w:t xml:space="preserve">    </w:t>
      </w:r>
      <w:r>
        <w:rPr>
          <w:rFonts w:ascii="Arial" w:hAnsi="Arial" w:cs="Arial"/>
        </w:rPr>
        <w:t>在本文</w:t>
      </w:r>
      <w:r>
        <w:rPr>
          <w:rFonts w:ascii="Arial" w:hAnsi="Arial" w:cs="Arial"/>
        </w:rPr>
        <w:t>1.0</w:t>
      </w:r>
      <w:r>
        <w:rPr>
          <w:rFonts w:ascii="Arial" w:hAnsi="Arial" w:cs="Arial"/>
        </w:rPr>
        <w:t>节有这么一句话</w:t>
      </w:r>
      <w:r>
        <w:rPr>
          <w:rFonts w:ascii="Arial" w:hAnsi="Arial" w:cs="Arial"/>
        </w:rPr>
        <w:t>“</w:t>
      </w:r>
      <w:r>
        <w:rPr>
          <w:rFonts w:ascii="Arial" w:hAnsi="Arial" w:cs="Arial"/>
          <w:sz w:val="18"/>
          <w:szCs w:val="18"/>
        </w:rPr>
        <w:t>支持向量机</w:t>
      </w:r>
      <w:r>
        <w:rPr>
          <w:rFonts w:ascii="Arial" w:hAnsi="Arial" w:cs="Arial"/>
          <w:sz w:val="18"/>
          <w:szCs w:val="18"/>
        </w:rPr>
        <w:t>(SVM)</w:t>
      </w:r>
      <w:r>
        <w:rPr>
          <w:rFonts w:ascii="Arial" w:hAnsi="Arial" w:cs="Arial"/>
          <w:sz w:val="18"/>
          <w:szCs w:val="18"/>
        </w:rPr>
        <w:t>是</w:t>
      </w:r>
      <w:r>
        <w:rPr>
          <w:rFonts w:ascii="Arial" w:hAnsi="Arial" w:cs="Arial"/>
          <w:sz w:val="18"/>
          <w:szCs w:val="18"/>
        </w:rPr>
        <w:t>90</w:t>
      </w:r>
      <w:r>
        <w:rPr>
          <w:rFonts w:ascii="Arial" w:hAnsi="Arial" w:cs="Arial"/>
          <w:sz w:val="18"/>
          <w:szCs w:val="18"/>
        </w:rPr>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Pr>
          <w:rFonts w:ascii="Arial" w:hAnsi="Arial" w:cs="Arial"/>
        </w:rPr>
        <w:t>。</w:t>
      </w:r>
      <w:r>
        <w:rPr>
          <w:rFonts w:ascii="Arial" w:hAnsi="Arial" w:cs="Arial"/>
        </w:rPr>
        <w:t>”</w:t>
      </w:r>
      <w:r>
        <w:rPr>
          <w:rFonts w:ascii="Arial" w:hAnsi="Arial" w:cs="Arial"/>
        </w:rPr>
        <w:t>但初次看到的读者可能并不了解什么是结构化风险，什么又是经验风险。要了解这两个所谓的</w:t>
      </w:r>
      <w:r>
        <w:rPr>
          <w:rFonts w:ascii="Arial" w:hAnsi="Arial" w:cs="Arial"/>
        </w:rPr>
        <w:t>“</w:t>
      </w:r>
      <w:r>
        <w:rPr>
          <w:rFonts w:ascii="Arial" w:hAnsi="Arial" w:cs="Arial"/>
        </w:rPr>
        <w:t>风险</w:t>
      </w:r>
      <w:r>
        <w:rPr>
          <w:rFonts w:ascii="Arial" w:hAnsi="Arial" w:cs="Arial"/>
        </w:rPr>
        <w:t>”</w:t>
      </w:r>
      <w:r>
        <w:rPr>
          <w:rFonts w:ascii="Arial" w:hAnsi="Arial" w:cs="Arial"/>
        </w:rPr>
        <w:t>，还得又从监督学习说起。</w:t>
      </w:r>
    </w:p>
    <w:p w:rsidR="007D4915" w:rsidRDefault="007D4915" w:rsidP="007D4915">
      <w:pPr>
        <w:pStyle w:val="a5"/>
      </w:pPr>
      <w:r>
        <w:rPr>
          <w:rFonts w:ascii="Arial" w:hAnsi="Arial" w:cs="Arial"/>
        </w:rPr>
        <w:t>    </w:t>
      </w:r>
      <w:r>
        <w:rPr>
          <w:rFonts w:ascii="Arial" w:hAnsi="Arial" w:cs="Arial"/>
        </w:rPr>
        <w:t>监督学习实际上就是一个经验风险或者结构风险函数的最优化问题。风险函数度量平均意义下模型预测的好坏，模型每一次预测的好坏用损失函数来度量。它从假设空间</w:t>
      </w:r>
      <w:r>
        <w:rPr>
          <w:rFonts w:ascii="Arial" w:hAnsi="Arial" w:cs="Arial"/>
        </w:rPr>
        <w:t>F</w:t>
      </w:r>
      <w:r>
        <w:rPr>
          <w:rFonts w:ascii="Arial" w:hAnsi="Arial" w:cs="Arial"/>
        </w:rPr>
        <w:t>中选择模型</w:t>
      </w:r>
      <w:r>
        <w:rPr>
          <w:rFonts w:ascii="Arial" w:hAnsi="Arial" w:cs="Arial"/>
        </w:rPr>
        <w:t>f</w:t>
      </w:r>
      <w:r>
        <w:rPr>
          <w:rFonts w:ascii="Arial" w:hAnsi="Arial" w:cs="Arial"/>
        </w:rPr>
        <w:t>作为决策函数，对于给定的输入</w:t>
      </w:r>
      <w:r>
        <w:rPr>
          <w:rFonts w:ascii="Arial" w:hAnsi="Arial" w:cs="Arial"/>
        </w:rPr>
        <w:t>X</w:t>
      </w:r>
      <w:r>
        <w:rPr>
          <w:rFonts w:ascii="Arial" w:hAnsi="Arial" w:cs="Arial"/>
        </w:rPr>
        <w:t>，由</w:t>
      </w:r>
      <w:r>
        <w:rPr>
          <w:rFonts w:ascii="Arial" w:hAnsi="Arial" w:cs="Arial"/>
        </w:rPr>
        <w:t>f(X)</w:t>
      </w:r>
      <w:r>
        <w:rPr>
          <w:rFonts w:ascii="Arial" w:hAnsi="Arial" w:cs="Arial"/>
        </w:rPr>
        <w:t>给出相应的输出</w:t>
      </w:r>
      <w:r>
        <w:rPr>
          <w:rFonts w:ascii="Arial" w:hAnsi="Arial" w:cs="Arial"/>
        </w:rPr>
        <w:t>Y</w:t>
      </w:r>
      <w:r>
        <w:rPr>
          <w:rFonts w:ascii="Arial" w:hAnsi="Arial" w:cs="Arial"/>
        </w:rPr>
        <w:t>，这个输出的预测值</w:t>
      </w:r>
      <w:r>
        <w:rPr>
          <w:rFonts w:ascii="Arial" w:hAnsi="Arial" w:cs="Arial"/>
        </w:rPr>
        <w:t>f(X)</w:t>
      </w:r>
      <w:r>
        <w:rPr>
          <w:rFonts w:ascii="Arial" w:hAnsi="Arial" w:cs="Arial"/>
        </w:rPr>
        <w:t>与真实值</w:t>
      </w:r>
      <w:r>
        <w:rPr>
          <w:rFonts w:ascii="Arial" w:hAnsi="Arial" w:cs="Arial"/>
        </w:rPr>
        <w:t>Y</w:t>
      </w:r>
      <w:r>
        <w:rPr>
          <w:rFonts w:ascii="Arial" w:hAnsi="Arial" w:cs="Arial"/>
        </w:rPr>
        <w:t>可能一致也可能不一致，用一个损失函数来度量预测错误的程度。损失函数记为</w:t>
      </w:r>
      <w:r>
        <w:rPr>
          <w:rFonts w:ascii="Arial" w:hAnsi="Arial" w:cs="Arial"/>
        </w:rPr>
        <w:t>L(Y, f(X))</w:t>
      </w:r>
      <w:r>
        <w:rPr>
          <w:rFonts w:ascii="Arial" w:hAnsi="Arial" w:cs="Arial"/>
        </w:rPr>
        <w:t>。</w:t>
      </w:r>
    </w:p>
    <w:p w:rsidR="007D4915" w:rsidRDefault="007D4915" w:rsidP="007D4915">
      <w:pPr>
        <w:pStyle w:val="a5"/>
      </w:pPr>
      <w:r>
        <w:rPr>
          <w:rFonts w:ascii="Arial" w:hAnsi="Arial" w:cs="Arial"/>
        </w:rPr>
        <w:t xml:space="preserve">    </w:t>
      </w:r>
      <w:r>
        <w:rPr>
          <w:rFonts w:ascii="Arial" w:hAnsi="Arial" w:cs="Arial"/>
        </w:rPr>
        <w:t>常用的损失函数有以下几种（基本引用自《统计学习方法》）：</w:t>
      </w:r>
    </w:p>
    <w:p w:rsidR="007D4915" w:rsidRDefault="007D4915" w:rsidP="007D4915">
      <w:pPr>
        <w:pStyle w:val="a5"/>
      </w:pPr>
      <w:r>
        <w:rPr>
          <w:rFonts w:ascii="Arial" w:hAnsi="Arial" w:cs="Arial"/>
        </w:rPr>
        <w:lastRenderedPageBreak/>
        <w:fldChar w:fldCharType="begin"/>
      </w:r>
      <w:r>
        <w:rPr>
          <w:rFonts w:ascii="Arial" w:hAnsi="Arial" w:cs="Arial"/>
        </w:rPr>
        <w:instrText xml:space="preserve"> INCLUDEPICTURE "https://img-blog.csdn.net/20131119171556593" \* MERGEFORMATINET </w:instrText>
      </w:r>
      <w:r>
        <w:rPr>
          <w:rFonts w:ascii="Arial" w:hAnsi="Arial" w:cs="Arial"/>
        </w:rPr>
        <w:fldChar w:fldCharType="separate"/>
      </w:r>
      <w:r>
        <w:rPr>
          <w:rFonts w:ascii="Arial" w:hAnsi="Arial" w:cs="Arial"/>
          <w:noProof/>
        </w:rPr>
        <w:drawing>
          <wp:inline distT="0" distB="0" distL="0" distR="0">
            <wp:extent cx="6230620" cy="5231130"/>
            <wp:effectExtent l="0" t="0" r="5080" b="1270"/>
            <wp:docPr id="318" name="图片 318" descr="https://img-blog.csdn.net/201311191715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img-blog.csdn.net/2013111917155659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30620" cy="5231130"/>
                    </a:xfrm>
                    <a:prstGeom prst="rect">
                      <a:avLst/>
                    </a:prstGeom>
                    <a:noFill/>
                    <a:ln>
                      <a:noFill/>
                    </a:ln>
                  </pic:spPr>
                </pic:pic>
              </a:graphicData>
            </a:graphic>
          </wp:inline>
        </w:drawing>
      </w:r>
      <w:r>
        <w:rPr>
          <w:rFonts w:ascii="Arial" w:hAnsi="Arial" w:cs="Arial"/>
        </w:rPr>
        <w:fldChar w:fldCharType="end"/>
      </w:r>
    </w:p>
    <w:p w:rsidR="007D4915" w:rsidRDefault="007D4915" w:rsidP="007D4915">
      <w:pPr>
        <w:pStyle w:val="a5"/>
      </w:pPr>
      <w:r>
        <w:rPr>
          <w:rFonts w:ascii="Arial" w:hAnsi="Arial" w:cs="Arial"/>
        </w:rPr>
        <w:lastRenderedPageBreak/>
        <w:t xml:space="preserve">      </w:t>
      </w:r>
      <w:r>
        <w:rPr>
          <w:rFonts w:ascii="Arial" w:hAnsi="Arial" w:cs="Arial"/>
        </w:rPr>
        <w:fldChar w:fldCharType="begin"/>
      </w:r>
      <w:r>
        <w:rPr>
          <w:rFonts w:ascii="Arial" w:hAnsi="Arial" w:cs="Arial"/>
        </w:rPr>
        <w:instrText xml:space="preserve"> INCLUDEPICTURE "https://img-blog.csdn.net/20131119171613656" \* MERGEFORMATINET </w:instrText>
      </w:r>
      <w:r>
        <w:rPr>
          <w:rFonts w:ascii="Arial" w:hAnsi="Arial" w:cs="Arial"/>
        </w:rPr>
        <w:fldChar w:fldCharType="separate"/>
      </w:r>
      <w:r>
        <w:rPr>
          <w:rFonts w:ascii="Arial" w:hAnsi="Arial" w:cs="Arial"/>
          <w:noProof/>
        </w:rPr>
        <w:drawing>
          <wp:inline distT="0" distB="0" distL="0" distR="0">
            <wp:extent cx="7166610" cy="5603240"/>
            <wp:effectExtent l="0" t="0" r="0" b="0"/>
            <wp:docPr id="317" name="图片 317" descr="https://img-blog.csdn.net/201311191716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img-blog.csdn.net/201311191716136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166610" cy="5603240"/>
                    </a:xfrm>
                    <a:prstGeom prst="rect">
                      <a:avLst/>
                    </a:prstGeom>
                    <a:noFill/>
                    <a:ln>
                      <a:noFill/>
                    </a:ln>
                  </pic:spPr>
                </pic:pic>
              </a:graphicData>
            </a:graphic>
          </wp:inline>
        </w:drawing>
      </w:r>
      <w:r>
        <w:rPr>
          <w:rFonts w:ascii="Arial" w:hAnsi="Arial" w:cs="Arial"/>
        </w:rPr>
        <w:fldChar w:fldCharType="end"/>
      </w:r>
    </w:p>
    <w:p w:rsidR="007D4915" w:rsidRDefault="007D4915" w:rsidP="007D4915">
      <w:pPr>
        <w:pStyle w:val="a5"/>
      </w:pPr>
      <w:r>
        <w:rPr>
          <w:rFonts w:ascii="Arial" w:hAnsi="Arial" w:cs="Arial"/>
        </w:rPr>
        <w:t xml:space="preserve">    </w:t>
      </w:r>
      <w:r>
        <w:rPr>
          <w:rFonts w:ascii="Arial" w:hAnsi="Arial" w:cs="Arial"/>
        </w:rPr>
        <w:t>如此，</w:t>
      </w:r>
      <w:r>
        <w:rPr>
          <w:rFonts w:ascii="Arial" w:hAnsi="Arial" w:cs="Arial"/>
        </w:rPr>
        <w:t>SVM</w:t>
      </w:r>
      <w:r>
        <w:rPr>
          <w:rFonts w:ascii="Arial" w:hAnsi="Arial" w:cs="Arial"/>
        </w:rPr>
        <w:t>有第二种理解，即最优化</w:t>
      </w:r>
      <w:r>
        <w:rPr>
          <w:rFonts w:ascii="Arial" w:hAnsi="Arial" w:cs="Arial"/>
        </w:rPr>
        <w:t>+</w:t>
      </w:r>
      <w:r>
        <w:rPr>
          <w:rFonts w:ascii="Arial" w:hAnsi="Arial" w:cs="Arial"/>
        </w:rPr>
        <w:t>损失最小，或如</w:t>
      </w:r>
      <w:r>
        <w:rPr>
          <w:rFonts w:ascii="Arial" w:hAnsi="Arial" w:cs="Arial"/>
        </w:rPr>
        <w:t>@</w:t>
      </w:r>
      <w:r>
        <w:rPr>
          <w:rFonts w:ascii="Arial" w:hAnsi="Arial" w:cs="Arial"/>
        </w:rPr>
        <w:t>夏粉</w:t>
      </w:r>
      <w:r>
        <w:rPr>
          <w:rFonts w:ascii="Arial" w:hAnsi="Arial" w:cs="Arial"/>
        </w:rPr>
        <w:t>_</w:t>
      </w:r>
      <w:r>
        <w:rPr>
          <w:rFonts w:ascii="Arial" w:hAnsi="Arial" w:cs="Arial"/>
        </w:rPr>
        <w:t>百度所说</w:t>
      </w:r>
      <w:r>
        <w:rPr>
          <w:rFonts w:ascii="Arial" w:hAnsi="Arial" w:cs="Arial"/>
        </w:rPr>
        <w:t>“</w:t>
      </w:r>
      <w:r>
        <w:rPr>
          <w:rFonts w:ascii="Arial" w:hAnsi="Arial" w:cs="Arial"/>
        </w:rPr>
        <w:t>可从损失函数和优化算法角度看</w:t>
      </w:r>
      <w:r>
        <w:rPr>
          <w:rFonts w:ascii="Arial" w:hAnsi="Arial" w:cs="Arial"/>
        </w:rPr>
        <w:t>SVM</w:t>
      </w:r>
      <w:r>
        <w:rPr>
          <w:rFonts w:ascii="Arial" w:hAnsi="Arial" w:cs="Arial"/>
        </w:rPr>
        <w:t>，</w:t>
      </w:r>
      <w:r>
        <w:rPr>
          <w:rFonts w:ascii="Arial" w:hAnsi="Arial" w:cs="Arial"/>
        </w:rPr>
        <w:t>boosting</w:t>
      </w:r>
      <w:r>
        <w:rPr>
          <w:rFonts w:ascii="Arial" w:hAnsi="Arial" w:cs="Arial"/>
        </w:rPr>
        <w:t>，</w:t>
      </w:r>
      <w:r>
        <w:rPr>
          <w:rFonts w:ascii="Arial" w:hAnsi="Arial" w:cs="Arial"/>
        </w:rPr>
        <w:t>LR</w:t>
      </w:r>
      <w:r>
        <w:rPr>
          <w:rFonts w:ascii="Arial" w:hAnsi="Arial" w:cs="Arial"/>
        </w:rPr>
        <w:t>等算法，可能会有不同收获</w:t>
      </w:r>
      <w:r>
        <w:rPr>
          <w:rFonts w:ascii="Arial" w:hAnsi="Arial" w:cs="Arial"/>
        </w:rPr>
        <w:t>”</w:t>
      </w:r>
      <w:r>
        <w:rPr>
          <w:rFonts w:ascii="Arial" w:hAnsi="Arial" w:cs="Arial"/>
        </w:rPr>
        <w:t>。</w:t>
      </w:r>
    </w:p>
    <w:p w:rsidR="007D4915" w:rsidRDefault="007D4915" w:rsidP="007D4915">
      <w:pPr>
        <w:pStyle w:val="a5"/>
      </w:pPr>
      <w:r>
        <w:rPr>
          <w:rFonts w:ascii="Arial" w:hAnsi="Arial" w:cs="Arial"/>
        </w:rPr>
        <w:t>    OK</w:t>
      </w:r>
      <w:r>
        <w:rPr>
          <w:rFonts w:ascii="Arial" w:hAnsi="Arial" w:cs="Arial"/>
        </w:rPr>
        <w:t>，关于更多统计学习方法的问题，请参看</w:t>
      </w:r>
      <w:hyperlink r:id="rId162" w:tgtFrame="_blank" w:history="1">
        <w:r>
          <w:rPr>
            <w:rStyle w:val="a3"/>
            <w:rFonts w:ascii="Arial" w:hAnsi="Arial" w:cs="Arial"/>
          </w:rPr>
          <w:t>此文</w:t>
        </w:r>
      </w:hyperlink>
      <w:r>
        <w:rPr>
          <w:rFonts w:ascii="Arial" w:hAnsi="Arial" w:cs="Arial"/>
        </w:rPr>
        <w:t>。</w:t>
      </w:r>
    </w:p>
    <w:p w:rsidR="007D4915" w:rsidRDefault="007D4915" w:rsidP="007D4915">
      <w:pPr>
        <w:pStyle w:val="a5"/>
      </w:pPr>
      <w:r>
        <w:rPr>
          <w:rFonts w:ascii="Arial" w:hAnsi="Arial" w:cs="Arial"/>
        </w:rPr>
        <w:t xml:space="preserve">    </w:t>
      </w:r>
      <w:r>
        <w:rPr>
          <w:rFonts w:ascii="Arial" w:hAnsi="Arial" w:cs="Arial"/>
        </w:rPr>
        <w:t>关于损失函数，如下文读者评论中所述：可以看看张潼的这篇《</w:t>
      </w:r>
      <w:r>
        <w:rPr>
          <w:rFonts w:ascii="Arial" w:hAnsi="Arial" w:cs="Arial"/>
        </w:rPr>
        <w:t>Statistical behavior and consistency of classification methods based on convex risk minimization</w:t>
      </w:r>
      <w:r>
        <w:rPr>
          <w:rFonts w:ascii="Arial" w:hAnsi="Arial" w:cs="Arial"/>
        </w:rPr>
        <w:t>》。各种算法中常用的损失函数基本都具有</w:t>
      </w:r>
      <w:r>
        <w:rPr>
          <w:rFonts w:ascii="Arial" w:hAnsi="Arial" w:cs="Arial"/>
        </w:rPr>
        <w:t>fisher</w:t>
      </w:r>
      <w:r>
        <w:rPr>
          <w:rFonts w:ascii="Arial" w:hAnsi="Arial" w:cs="Arial"/>
        </w:rPr>
        <w:t>一致性，优化这些损失函数得到的分类器可以看作是后验概率的</w:t>
      </w:r>
      <w:r>
        <w:rPr>
          <w:rFonts w:ascii="Arial" w:hAnsi="Arial" w:cs="Arial"/>
        </w:rPr>
        <w:t>“</w:t>
      </w:r>
      <w:r>
        <w:rPr>
          <w:rFonts w:ascii="Arial" w:hAnsi="Arial" w:cs="Arial"/>
        </w:rPr>
        <w:t>代理</w:t>
      </w:r>
      <w:r>
        <w:rPr>
          <w:rFonts w:ascii="Arial" w:hAnsi="Arial" w:cs="Arial"/>
        </w:rPr>
        <w:t>”</w:t>
      </w:r>
      <w:r>
        <w:rPr>
          <w:rFonts w:ascii="Arial" w:hAnsi="Arial" w:cs="Arial"/>
        </w:rPr>
        <w:t>。此外，张潼还有另外一篇论文《</w:t>
      </w:r>
      <w:r>
        <w:rPr>
          <w:rFonts w:ascii="Arial" w:hAnsi="Arial" w:cs="Arial"/>
        </w:rPr>
        <w:t>Statistical analysis of some multi-category large margin classification methods</w:t>
      </w:r>
      <w:r>
        <w:rPr>
          <w:rFonts w:ascii="Arial" w:hAnsi="Arial" w:cs="Arial"/>
        </w:rPr>
        <w:t>》，在多分类情况下</w:t>
      </w:r>
      <w:r>
        <w:rPr>
          <w:rFonts w:ascii="Arial" w:hAnsi="Arial" w:cs="Arial"/>
        </w:rPr>
        <w:t>margin loss</w:t>
      </w:r>
      <w:r>
        <w:rPr>
          <w:rFonts w:ascii="Arial" w:hAnsi="Arial" w:cs="Arial"/>
        </w:rPr>
        <w:t>的分析，这两篇对</w:t>
      </w:r>
      <w:r>
        <w:rPr>
          <w:rFonts w:ascii="Arial" w:hAnsi="Arial" w:cs="Arial"/>
        </w:rPr>
        <w:t>Boosting</w:t>
      </w:r>
      <w:r>
        <w:rPr>
          <w:rFonts w:ascii="Arial" w:hAnsi="Arial" w:cs="Arial"/>
        </w:rPr>
        <w:t>和</w:t>
      </w:r>
      <w:r>
        <w:rPr>
          <w:rFonts w:ascii="Arial" w:hAnsi="Arial" w:cs="Arial"/>
        </w:rPr>
        <w:t>SVM</w:t>
      </w:r>
      <w:r>
        <w:rPr>
          <w:rFonts w:ascii="Arial" w:hAnsi="Arial" w:cs="Arial"/>
        </w:rPr>
        <w:t>使用的损失函数分析的很透彻。</w:t>
      </w:r>
    </w:p>
    <w:p w:rsidR="007D4915" w:rsidRDefault="007D4915" w:rsidP="007D4915">
      <w:pPr>
        <w:pStyle w:val="3"/>
      </w:pPr>
      <w:bookmarkStart w:id="24" w:name="t26"/>
      <w:bookmarkEnd w:id="24"/>
      <w:r>
        <w:rPr>
          <w:rStyle w:val="a6"/>
          <w:rFonts w:ascii="Comic Sans MS" w:hAnsi="Comic Sans MS"/>
        </w:rPr>
        <w:lastRenderedPageBreak/>
        <w:t>3.4</w:t>
      </w:r>
      <w:r>
        <w:rPr>
          <w:rFonts w:ascii="Arial" w:hAnsi="Arial" w:cs="Arial"/>
        </w:rPr>
        <w:t>、最小二乘法</w:t>
      </w:r>
    </w:p>
    <w:p w:rsidR="007D4915" w:rsidRDefault="007D4915" w:rsidP="007D4915">
      <w:pPr>
        <w:pStyle w:val="5"/>
      </w:pPr>
      <w:bookmarkStart w:id="25" w:name="t27"/>
      <w:bookmarkEnd w:id="25"/>
      <w:r>
        <w:rPr>
          <w:rFonts w:ascii="Comic Sans MS" w:hAnsi="Comic Sans MS"/>
        </w:rPr>
        <w:t>3.4.1</w:t>
      </w:r>
      <w:r>
        <w:rPr>
          <w:rFonts w:ascii="Comic Sans MS" w:hAnsi="Comic Sans MS"/>
        </w:rPr>
        <w:t>、什么是最小二乘法？</w:t>
      </w:r>
    </w:p>
    <w:p w:rsidR="007D4915" w:rsidRDefault="007D4915" w:rsidP="007D4915">
      <w:pPr>
        <w:pStyle w:val="a5"/>
      </w:pPr>
      <w:r>
        <w:rPr>
          <w:rFonts w:ascii="Comic Sans MS" w:hAnsi="Comic Sans MS"/>
        </w:rPr>
        <w:t xml:space="preserve">    </w:t>
      </w:r>
      <w:r>
        <w:rPr>
          <w:rFonts w:ascii="Comic Sans MS" w:hAnsi="Comic Sans MS"/>
        </w:rPr>
        <w:t>既然本节开始之前提到了最小二乘法，那么下面引用《正态分布的前世今生》里的内容稍微简单阐述下。</w:t>
      </w:r>
    </w:p>
    <w:p w:rsidR="007D4915" w:rsidRDefault="007D4915" w:rsidP="007D4915">
      <w:pPr>
        <w:pStyle w:val="a5"/>
      </w:pPr>
      <w:r>
        <w:rPr>
          <w:rFonts w:ascii="Comic Sans MS" w:hAnsi="Comic Sans MS"/>
        </w:rPr>
        <w:t xml:space="preserve">    </w:t>
      </w:r>
      <w:r>
        <w:rPr>
          <w:rFonts w:ascii="Comic Sans MS" w:hAnsi="Comic Sans MS"/>
        </w:rPr>
        <w:t>我们口头中经常说：一般来说，平均来说。如平均来说，不吸烟的健康优于吸烟者，之所以要加</w:t>
      </w:r>
      <w:r>
        <w:rPr>
          <w:rFonts w:ascii="Comic Sans MS" w:hAnsi="Comic Sans MS"/>
        </w:rPr>
        <w:t>“</w:t>
      </w:r>
      <w:r>
        <w:rPr>
          <w:rFonts w:ascii="Comic Sans MS" w:hAnsi="Comic Sans MS"/>
        </w:rPr>
        <w:t>平均</w:t>
      </w:r>
      <w:r>
        <w:rPr>
          <w:rFonts w:ascii="Comic Sans MS" w:hAnsi="Comic Sans MS"/>
        </w:rPr>
        <w:t>”</w:t>
      </w:r>
      <w:r>
        <w:rPr>
          <w:rFonts w:ascii="Comic Sans MS" w:hAnsi="Comic Sans MS"/>
        </w:rPr>
        <w:t>二字，是因为凡事皆有例外，总存在某个特别的人他吸烟但由于经常锻炼所以他的健康状况可能会优于他身边不吸烟的朋友。而最小二乘法的一个最简单的例子便是算术平均。</w:t>
      </w:r>
    </w:p>
    <w:p w:rsidR="007D4915" w:rsidRDefault="007D4915" w:rsidP="007D4915">
      <w:pPr>
        <w:pStyle w:val="a5"/>
      </w:pPr>
      <w:r>
        <w:rPr>
          <w:rFonts w:ascii="Comic Sans MS" w:hAnsi="Comic Sans MS"/>
        </w:rPr>
        <w:t>    </w:t>
      </w:r>
      <w:r>
        <w:rPr>
          <w:rFonts w:ascii="Comic Sans MS" w:hAnsi="Comic Sans MS"/>
        </w:rPr>
        <w:t>最小二乘法（又称最小平方法）是一种数学优化技术。它通过最小化误差的平方和寻找数据的最佳函数匹配。利用最小二乘法可以简便地求得未知的数据，并使得这些求得的数据与实际数据之间误差的平方和为最小。用函数表示为：</w:t>
      </w:r>
    </w:p>
    <w:p w:rsidR="007D4915" w:rsidRDefault="007D4915" w:rsidP="007D4915">
      <w:pPr>
        <w:pStyle w:val="a5"/>
      </w:pPr>
      <w:r>
        <w:rPr>
          <w:rFonts w:ascii="Comic Sans MS" w:hAnsi="Comic Sans MS"/>
        </w:rPr>
        <w:fldChar w:fldCharType="begin"/>
      </w:r>
      <w:r>
        <w:rPr>
          <w:rFonts w:ascii="Comic Sans MS" w:hAnsi="Comic Sans MS"/>
        </w:rPr>
        <w:instrText xml:space="preserve"> INCLUDEPICTURE "http://img.my.csdn.net/uploads/201210/24/1351083952_4721.png" \* MERGEFORMATINET </w:instrText>
      </w:r>
      <w:r>
        <w:rPr>
          <w:rFonts w:ascii="Comic Sans MS" w:hAnsi="Comic Sans MS"/>
        </w:rPr>
        <w:fldChar w:fldCharType="separate"/>
      </w:r>
      <w:r>
        <w:rPr>
          <w:rFonts w:ascii="Comic Sans MS" w:hAnsi="Comic Sans MS"/>
          <w:noProof/>
        </w:rPr>
        <w:drawing>
          <wp:inline distT="0" distB="0" distL="0" distR="0">
            <wp:extent cx="1892300" cy="605790"/>
            <wp:effectExtent l="0" t="0" r="0" b="3810"/>
            <wp:docPr id="316" name="图片 316" descr="http://img.my.csdn.net/uploads/201210/24/1351083952_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img.my.csdn.net/uploads/201210/24/1351083952_4721.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92300" cy="605790"/>
                    </a:xfrm>
                    <a:prstGeom prst="rect">
                      <a:avLst/>
                    </a:prstGeom>
                    <a:noFill/>
                    <a:ln>
                      <a:noFill/>
                    </a:ln>
                  </pic:spPr>
                </pic:pic>
              </a:graphicData>
            </a:graphic>
          </wp:inline>
        </w:drawing>
      </w:r>
      <w:r>
        <w:rPr>
          <w:rFonts w:ascii="Comic Sans MS" w:hAnsi="Comic Sans MS"/>
        </w:rPr>
        <w:fldChar w:fldCharType="end"/>
      </w:r>
    </w:p>
    <w:p w:rsidR="007D4915" w:rsidRDefault="007D4915" w:rsidP="007D4915">
      <w:pPr>
        <w:pStyle w:val="a5"/>
      </w:pPr>
      <w:r>
        <w:rPr>
          <w:rFonts w:ascii="Comic Sans MS" w:hAnsi="Comic Sans MS"/>
        </w:rPr>
        <w:t xml:space="preserve">  </w:t>
      </w:r>
      <w:r>
        <w:rPr>
          <w:rFonts w:ascii="Comic Sans MS" w:hAnsi="Comic Sans MS"/>
        </w:rPr>
        <w:t>使误差「</w:t>
      </w:r>
      <w:r>
        <w:rPr>
          <w:rFonts w:ascii="Comic Sans MS" w:hAnsi="Comic Sans MS"/>
          <w:sz w:val="18"/>
          <w:szCs w:val="18"/>
        </w:rPr>
        <w:t>所谓误差，当然是观察值与实际真实值的差量</w:t>
      </w:r>
      <w:r>
        <w:rPr>
          <w:rFonts w:ascii="Comic Sans MS" w:hAnsi="Comic Sans MS"/>
        </w:rPr>
        <w:t>」平方和达到最小以寻求估计值的方法，就叫做最小二乘法，用最小二乘法得到的估计，叫做最小二乘估计。当然，取平方和作为目标函数只是众多可取的方法之一。</w:t>
      </w:r>
    </w:p>
    <w:p w:rsidR="007D4915" w:rsidRDefault="007D4915" w:rsidP="007D4915">
      <w:pPr>
        <w:pStyle w:val="a5"/>
      </w:pPr>
      <w:r>
        <w:rPr>
          <w:rFonts w:ascii="Comic Sans MS" w:hAnsi="Comic Sans MS"/>
        </w:rPr>
        <w:t>   </w:t>
      </w:r>
      <w:r>
        <w:rPr>
          <w:rFonts w:ascii="Comic Sans MS" w:hAnsi="Comic Sans MS"/>
        </w:rPr>
        <w:t>最小二乘法的一般形式可表示为：</w:t>
      </w:r>
    </w:p>
    <w:p w:rsidR="007D4915" w:rsidRDefault="007D4915" w:rsidP="007D4915">
      <w:pPr>
        <w:pStyle w:val="a5"/>
      </w:pPr>
      <w:r>
        <w:rPr>
          <w:rFonts w:ascii="Comic Sans MS" w:hAnsi="Comic Sans MS"/>
        </w:rPr>
        <w:fldChar w:fldCharType="begin"/>
      </w:r>
      <w:r>
        <w:rPr>
          <w:rFonts w:ascii="Comic Sans MS" w:hAnsi="Comic Sans MS"/>
        </w:rPr>
        <w:instrText xml:space="preserve"> INCLUDEPICTURE "http://img.my.csdn.net/uploads/201210/24/1351084127_2165.png" \* MERGEFORMATINET </w:instrText>
      </w:r>
      <w:r>
        <w:rPr>
          <w:rFonts w:ascii="Comic Sans MS" w:hAnsi="Comic Sans MS"/>
        </w:rPr>
        <w:fldChar w:fldCharType="separate"/>
      </w:r>
      <w:r>
        <w:rPr>
          <w:rFonts w:ascii="Comic Sans MS" w:hAnsi="Comic Sans MS"/>
          <w:noProof/>
        </w:rPr>
        <w:drawing>
          <wp:inline distT="0" distB="0" distL="0" distR="0">
            <wp:extent cx="2009775" cy="361315"/>
            <wp:effectExtent l="0" t="0" r="0" b="0"/>
            <wp:docPr id="315" name="图片 315" descr="http://img.my.csdn.net/uploads/201210/24/1351084127_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img.my.csdn.net/uploads/201210/24/1351084127_2165.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09775" cy="361315"/>
                    </a:xfrm>
                    <a:prstGeom prst="rect">
                      <a:avLst/>
                    </a:prstGeom>
                    <a:noFill/>
                    <a:ln>
                      <a:noFill/>
                    </a:ln>
                  </pic:spPr>
                </pic:pic>
              </a:graphicData>
            </a:graphic>
          </wp:inline>
        </w:drawing>
      </w:r>
      <w:r>
        <w:rPr>
          <w:rFonts w:ascii="Comic Sans MS" w:hAnsi="Comic Sans MS"/>
        </w:rPr>
        <w:fldChar w:fldCharType="end"/>
      </w:r>
    </w:p>
    <w:p w:rsidR="007D4915" w:rsidRDefault="007D4915" w:rsidP="007D4915">
      <w:pPr>
        <w:pStyle w:val="a5"/>
        <w:spacing w:before="0" w:beforeAutospacing="0" w:after="360" w:afterAutospacing="0"/>
        <w:textAlignment w:val="baseline"/>
      </w:pPr>
      <w:r>
        <w:t>    有效的最小二乘法是勒让德在 1805 年发表的，基本思想就是认为测量中有误差，所以所有方程的累积误差为</w:t>
      </w:r>
    </w:p>
    <w:p w:rsidR="007D4915" w:rsidRDefault="007D4915" w:rsidP="007D4915">
      <w:pPr>
        <w:pStyle w:val="a5"/>
        <w:spacing w:before="0" w:beforeAutospacing="0" w:after="360" w:afterAutospacing="0"/>
        <w:textAlignment w:val="baseline"/>
      </w:pPr>
      <w:r>
        <w:fldChar w:fldCharType="begin"/>
      </w:r>
      <w:r>
        <w:instrText xml:space="preserve"> INCLUDEPICTURE "https://img-blog.csdn.net/20131111201149062" \* MERGEFORMATINET </w:instrText>
      </w:r>
      <w:r>
        <w:fldChar w:fldCharType="separate"/>
      </w:r>
      <w:r>
        <w:rPr>
          <w:noProof/>
        </w:rPr>
        <w:drawing>
          <wp:inline distT="0" distB="0" distL="0" distR="0">
            <wp:extent cx="3200400" cy="403860"/>
            <wp:effectExtent l="0" t="0" r="0" b="2540"/>
            <wp:docPr id="314" name="图片 314" descr="https://img-blog.csdn.net/2013111120114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img-blog.csdn.net/2013111120114906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200400" cy="403860"/>
                    </a:xfrm>
                    <a:prstGeom prst="rect">
                      <a:avLst/>
                    </a:prstGeom>
                    <a:noFill/>
                    <a:ln>
                      <a:noFill/>
                    </a:ln>
                  </pic:spPr>
                </pic:pic>
              </a:graphicData>
            </a:graphic>
          </wp:inline>
        </w:drawing>
      </w:r>
      <w:r>
        <w:fldChar w:fldCharType="end"/>
      </w:r>
    </w:p>
    <w:p w:rsidR="007D4915" w:rsidRDefault="007D4915" w:rsidP="007D4915">
      <w:pPr>
        <w:pStyle w:val="a5"/>
        <w:spacing w:before="0" w:beforeAutospacing="0" w:after="360" w:afterAutospacing="0"/>
        <w:textAlignment w:val="baseline"/>
      </w:pPr>
      <w:r>
        <w:lastRenderedPageBreak/>
        <w:t>    我们求解出导致累积误差最小的参数即可：</w:t>
      </w:r>
    </w:p>
    <w:p w:rsidR="007D4915" w:rsidRDefault="007D4915" w:rsidP="007D4915">
      <w:pPr>
        <w:pStyle w:val="a5"/>
        <w:spacing w:before="0" w:beforeAutospacing="0" w:after="360" w:afterAutospacing="0"/>
        <w:textAlignment w:val="baseline"/>
      </w:pPr>
      <w:r>
        <w:fldChar w:fldCharType="begin"/>
      </w:r>
      <w:r>
        <w:instrText xml:space="preserve"> INCLUDEPICTURE "https://img-blog.csdn.net/20131111200941109" \* MERGEFORMATINET </w:instrText>
      </w:r>
      <w:r>
        <w:fldChar w:fldCharType="separate"/>
      </w:r>
      <w:r>
        <w:rPr>
          <w:noProof/>
        </w:rPr>
        <w:drawing>
          <wp:inline distT="0" distB="0" distL="0" distR="0">
            <wp:extent cx="5603240" cy="1424940"/>
            <wp:effectExtent l="0" t="0" r="0" b="0"/>
            <wp:docPr id="313" name="图片 313" descr="https://img-blog.csdn.net/2013111120094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img-blog.csdn.net/2013111120094110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03240" cy="1424940"/>
                    </a:xfrm>
                    <a:prstGeom prst="rect">
                      <a:avLst/>
                    </a:prstGeom>
                    <a:noFill/>
                    <a:ln>
                      <a:noFill/>
                    </a:ln>
                  </pic:spPr>
                </pic:pic>
              </a:graphicData>
            </a:graphic>
          </wp:inline>
        </w:drawing>
      </w:r>
      <w:r>
        <w:fldChar w:fldCharType="end"/>
      </w:r>
    </w:p>
    <w:p w:rsidR="007D4915" w:rsidRDefault="007D4915" w:rsidP="007D4915">
      <w:pPr>
        <w:pStyle w:val="a5"/>
      </w:pPr>
      <w:r>
        <w:t>    勒让德在论文中对最小二乘法的优良性做了几点说明：</w:t>
      </w:r>
    </w:p>
    <w:p w:rsidR="007D4915" w:rsidRDefault="007D4915" w:rsidP="007D4915">
      <w:pPr>
        <w:widowControl/>
        <w:numPr>
          <w:ilvl w:val="0"/>
          <w:numId w:val="8"/>
        </w:numPr>
        <w:ind w:left="360"/>
        <w:jc w:val="left"/>
        <w:textAlignment w:val="baseline"/>
      </w:pPr>
      <w:r>
        <w:t> 最小二乘使得误差平方和最小，并在各个方程的误差之间建立了一种平衡，从而防止某一个极端误差取得支配地位</w:t>
      </w:r>
    </w:p>
    <w:p w:rsidR="007D4915" w:rsidRDefault="007D4915" w:rsidP="007D4915">
      <w:pPr>
        <w:widowControl/>
        <w:numPr>
          <w:ilvl w:val="0"/>
          <w:numId w:val="8"/>
        </w:numPr>
        <w:ind w:left="360"/>
        <w:jc w:val="left"/>
        <w:textAlignment w:val="baseline"/>
      </w:pPr>
      <w:r>
        <w:t> 计算中只要求偏导后求解线性方程组，计算过程明确便捷</w:t>
      </w:r>
    </w:p>
    <w:p w:rsidR="007D4915" w:rsidRDefault="007D4915" w:rsidP="007D4915">
      <w:pPr>
        <w:widowControl/>
        <w:numPr>
          <w:ilvl w:val="0"/>
          <w:numId w:val="8"/>
        </w:numPr>
        <w:ind w:left="360"/>
        <w:jc w:val="left"/>
        <w:textAlignment w:val="baseline"/>
      </w:pPr>
      <w:r>
        <w:t>最小二乘可以导出算术平均值作为估计值</w:t>
      </w:r>
    </w:p>
    <w:p w:rsidR="007D4915" w:rsidRDefault="007D4915" w:rsidP="007D4915">
      <w:pPr>
        <w:pStyle w:val="a5"/>
        <w:spacing w:before="0" w:beforeAutospacing="0" w:after="360" w:afterAutospacing="0"/>
        <w:textAlignment w:val="baseline"/>
      </w:pPr>
      <w:r>
        <w:t>    对于最后一点，从统计学的角度来看是很重要的一个性质。推理如下：假设真值为 , 为n次测量值, 每次测量的误差为，按最小二乘法，误差累积为</w:t>
      </w:r>
    </w:p>
    <w:p w:rsidR="007D4915" w:rsidRDefault="007D4915" w:rsidP="007D4915">
      <w:pPr>
        <w:pStyle w:val="a5"/>
        <w:spacing w:before="0" w:beforeAutospacing="0" w:after="360" w:afterAutospacing="0"/>
        <w:textAlignment w:val="baseline"/>
      </w:pPr>
      <w:r>
        <w:fldChar w:fldCharType="begin"/>
      </w:r>
      <w:r>
        <w:instrText xml:space="preserve"> INCLUDEPICTURE "https://img-blog.csdn.net/20131111201005062" \* MERGEFORMATINET </w:instrText>
      </w:r>
      <w:r>
        <w:fldChar w:fldCharType="separate"/>
      </w:r>
      <w:r>
        <w:rPr>
          <w:noProof/>
        </w:rPr>
        <w:drawing>
          <wp:inline distT="0" distB="0" distL="0" distR="0">
            <wp:extent cx="2902585" cy="733425"/>
            <wp:effectExtent l="0" t="0" r="5715" b="3175"/>
            <wp:docPr id="312" name="图片 312" descr="https://img-blog.csdn.net/2013111120100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img-blog.csdn.net/2013111120100506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02585" cy="733425"/>
                    </a:xfrm>
                    <a:prstGeom prst="rect">
                      <a:avLst/>
                    </a:prstGeom>
                    <a:noFill/>
                    <a:ln>
                      <a:noFill/>
                    </a:ln>
                  </pic:spPr>
                </pic:pic>
              </a:graphicData>
            </a:graphic>
          </wp:inline>
        </w:drawing>
      </w:r>
      <w:r>
        <w:fldChar w:fldCharType="end"/>
      </w:r>
    </w:p>
    <w:p w:rsidR="007D4915" w:rsidRDefault="007D4915" w:rsidP="007D4915">
      <w:pPr>
        <w:pStyle w:val="a5"/>
        <w:spacing w:before="0" w:beforeAutospacing="0" w:after="360" w:afterAutospacing="0"/>
        <w:textAlignment w:val="baseline"/>
      </w:pPr>
      <w:r>
        <w:t>    求解</w:t>
      </w:r>
      <w:r>
        <w:fldChar w:fldCharType="begin"/>
      </w:r>
      <w:r>
        <w:instrText xml:space="preserve"> INCLUDEPICTURE "https://img-blog.csdn.net/20131111201029218" \* MERGEFORMATINET </w:instrText>
      </w:r>
      <w:r>
        <w:fldChar w:fldCharType="separate"/>
      </w:r>
      <w:r>
        <w:rPr>
          <w:noProof/>
        </w:rPr>
        <w:drawing>
          <wp:inline distT="0" distB="0" distL="0" distR="0">
            <wp:extent cx="148590" cy="244475"/>
            <wp:effectExtent l="0" t="0" r="3810" b="0"/>
            <wp:docPr id="311" name="图片 311" descr="https://img-blog.csdn.net/2013111120102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img-blog.csdn.net/2013111120102921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8590" cy="244475"/>
                    </a:xfrm>
                    <a:prstGeom prst="rect">
                      <a:avLst/>
                    </a:prstGeom>
                    <a:noFill/>
                    <a:ln>
                      <a:noFill/>
                    </a:ln>
                  </pic:spPr>
                </pic:pic>
              </a:graphicData>
            </a:graphic>
          </wp:inline>
        </w:drawing>
      </w:r>
      <w:r>
        <w:fldChar w:fldCharType="end"/>
      </w:r>
      <w:r>
        <w:t> 使</w:t>
      </w:r>
      <w:r>
        <w:fldChar w:fldCharType="begin"/>
      </w:r>
      <w:r>
        <w:instrText xml:space="preserve"> INCLUDEPICTURE "https://img-blog.csdn.net/20131111201045671" \* MERGEFORMATINET </w:instrText>
      </w:r>
      <w:r>
        <w:fldChar w:fldCharType="separate"/>
      </w:r>
      <w:r>
        <w:rPr>
          <w:noProof/>
        </w:rPr>
        <w:drawing>
          <wp:inline distT="0" distB="0" distL="0" distR="0">
            <wp:extent cx="478155" cy="287020"/>
            <wp:effectExtent l="0" t="0" r="4445" b="5080"/>
            <wp:docPr id="310" name="图片 310" descr="https://img-blog.csdn.net/2013111120104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img-blog.csdn.net/2013111120104567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8155" cy="287020"/>
                    </a:xfrm>
                    <a:prstGeom prst="rect">
                      <a:avLst/>
                    </a:prstGeom>
                    <a:noFill/>
                    <a:ln>
                      <a:noFill/>
                    </a:ln>
                  </pic:spPr>
                </pic:pic>
              </a:graphicData>
            </a:graphic>
          </wp:inline>
        </w:drawing>
      </w:r>
      <w:r>
        <w:fldChar w:fldCharType="end"/>
      </w:r>
      <w:r>
        <w:t>达到最小，正好是算术平均</w:t>
      </w:r>
      <w:r>
        <w:fldChar w:fldCharType="begin"/>
      </w:r>
      <w:r>
        <w:instrText xml:space="preserve"> INCLUDEPICTURE "https://img-blog.csdn.net/20131111201056140" \* MERGEFORMATINET </w:instrText>
      </w:r>
      <w:r>
        <w:fldChar w:fldCharType="separate"/>
      </w:r>
      <w:r>
        <w:rPr>
          <w:noProof/>
        </w:rPr>
        <w:drawing>
          <wp:inline distT="0" distB="0" distL="0" distR="0">
            <wp:extent cx="1233170" cy="414655"/>
            <wp:effectExtent l="0" t="0" r="0" b="4445"/>
            <wp:docPr id="309" name="图片 309" descr="https://img-blog.csdn.net/2013111120105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img-blog.csdn.net/2013111120105614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33170" cy="414655"/>
                    </a:xfrm>
                    <a:prstGeom prst="rect">
                      <a:avLst/>
                    </a:prstGeom>
                    <a:noFill/>
                    <a:ln>
                      <a:noFill/>
                    </a:ln>
                  </pic:spPr>
                </pic:pic>
              </a:graphicData>
            </a:graphic>
          </wp:inline>
        </w:drawing>
      </w:r>
      <w:r>
        <w:fldChar w:fldCharType="end"/>
      </w:r>
      <w:r>
        <w:t>。</w:t>
      </w:r>
    </w:p>
    <w:p w:rsidR="007D4915" w:rsidRDefault="007D4915" w:rsidP="007D4915">
      <w:pPr>
        <w:pStyle w:val="a5"/>
        <w:spacing w:before="0" w:beforeAutospacing="0" w:after="360" w:afterAutospacing="0"/>
        <w:textAlignment w:val="baseline"/>
      </w:pPr>
      <w:r>
        <w:t>    由于算术平均是一个历经考验的方法，而以上的推理说明，算术平均是最小二乘的一个特例，所以从另一个角度说明了最小二乘方法的优良性，使我们对最小二乘法更加有信心。</w:t>
      </w:r>
    </w:p>
    <w:p w:rsidR="007D4915" w:rsidRDefault="007D4915" w:rsidP="007D4915">
      <w:pPr>
        <w:pStyle w:val="a5"/>
        <w:spacing w:before="0" w:beforeAutospacing="0" w:after="360" w:afterAutospacing="0"/>
        <w:textAlignment w:val="baseline"/>
      </w:pPr>
      <w:r>
        <w:t>    最小二乘法发表之后很快得到了大家的认可接受，并迅速的在数据分析实践中被广泛使用。不过历史上又有人把最小二乘法的发明归功于高斯，这又是怎么一回事呢。高斯在1809年也发表了最小二乘法，并且声称自己已经使用这个方法多年。高斯发明了小行星定位的数学方法，并在数据分析中使用最小二乘方法进行计算，准确的预测了谷神星的位置。</w:t>
      </w:r>
    </w:p>
    <w:p w:rsidR="007D4915" w:rsidRDefault="007D4915" w:rsidP="007D4915">
      <w:pPr>
        <w:pStyle w:val="a5"/>
        <w:spacing w:before="0" w:beforeAutospacing="0" w:after="360" w:afterAutospacing="0"/>
        <w:textAlignment w:val="baseline"/>
      </w:pPr>
      <w:r>
        <w:lastRenderedPageBreak/>
        <w:t>    说了这么多，貌似跟本文的主题SVM没啥关系呀，别急，请让我继续阐述。本质上说，最小二乘法即是一种参数估计方法，说到参数估计，咱们得从一元线性模型说起。</w:t>
      </w:r>
    </w:p>
    <w:p w:rsidR="007D4915" w:rsidRDefault="007D4915" w:rsidP="007D4915">
      <w:pPr>
        <w:pStyle w:val="5"/>
      </w:pPr>
      <w:bookmarkStart w:id="26" w:name="t28"/>
      <w:bookmarkEnd w:id="26"/>
      <w:r>
        <w:t>3.4.2、最小二乘法的解法</w:t>
      </w:r>
    </w:p>
    <w:p w:rsidR="007D4915" w:rsidRDefault="007D4915" w:rsidP="007D4915">
      <w:r>
        <w:t>    什么是一元线性模型呢？ 请允许我引用</w:t>
      </w:r>
      <w:hyperlink r:id="rId171" w:tgtFrame="_blank" w:history="1">
        <w:r>
          <w:rPr>
            <w:rStyle w:val="a3"/>
            <w:rFonts w:ascii="Comic Sans MS" w:hAnsi="Comic Sans MS"/>
          </w:rPr>
          <w:t>这</w:t>
        </w:r>
        <w:r>
          <w:rPr>
            <w:rStyle w:val="a3"/>
          </w:rPr>
          <w:t>里</w:t>
        </w:r>
      </w:hyperlink>
      <w:r>
        <w:t>的内容，先来梳理下几个基本概念：</w:t>
      </w:r>
    </w:p>
    <w:p w:rsidR="007D4915" w:rsidRDefault="007D4915" w:rsidP="007D4915">
      <w:pPr>
        <w:widowControl/>
        <w:numPr>
          <w:ilvl w:val="0"/>
          <w:numId w:val="9"/>
        </w:numPr>
        <w:spacing w:before="100" w:beforeAutospacing="1" w:after="100" w:afterAutospacing="1"/>
        <w:jc w:val="left"/>
      </w:pPr>
      <w:r>
        <w:t>监督学习中，如果预测的变量是离散的，我们称其为分类（如决策树，支持向量机等），如果预测的变量是连续的，我们称其为回归。</w:t>
      </w:r>
    </w:p>
    <w:p w:rsidR="007D4915" w:rsidRDefault="007D4915" w:rsidP="007D4915">
      <w:pPr>
        <w:widowControl/>
        <w:numPr>
          <w:ilvl w:val="0"/>
          <w:numId w:val="9"/>
        </w:numPr>
        <w:spacing w:before="100" w:beforeAutospacing="1" w:after="100" w:afterAutospacing="1"/>
        <w:jc w:val="left"/>
      </w:pPr>
      <w:r>
        <w:t>回归分析中，如果只包括一个自变量和一个因变量，且二者的关系可用一条直线近似表示，这种回归分析称为一元线性回归分析。</w:t>
      </w:r>
    </w:p>
    <w:p w:rsidR="007D4915" w:rsidRDefault="007D4915" w:rsidP="007D4915">
      <w:pPr>
        <w:widowControl/>
        <w:numPr>
          <w:ilvl w:val="0"/>
          <w:numId w:val="9"/>
        </w:numPr>
        <w:spacing w:before="100" w:beforeAutospacing="1" w:after="100" w:afterAutospacing="1"/>
        <w:jc w:val="left"/>
      </w:pPr>
      <w:r>
        <w:t>如果回归分析中包括两个或两个以上的自变量，且因变量和自变量之间是线性关系，则称为多元线性回归分析。</w:t>
      </w:r>
    </w:p>
    <w:p w:rsidR="007D4915" w:rsidRDefault="007D4915" w:rsidP="007D4915">
      <w:pPr>
        <w:widowControl/>
        <w:numPr>
          <w:ilvl w:val="0"/>
          <w:numId w:val="9"/>
        </w:numPr>
        <w:spacing w:before="100" w:beforeAutospacing="1" w:after="100" w:afterAutospacing="1"/>
        <w:jc w:val="left"/>
      </w:pPr>
      <w:r>
        <w:t>对于二维空间线性是一条直线；对于三维空间线性是一个平面，对于多维空间线性是一个超平面...   </w:t>
      </w:r>
    </w:p>
    <w:p w:rsidR="007D4915" w:rsidRDefault="007D4915" w:rsidP="007D4915">
      <w:r>
        <w:t>    对于一元线性回归模型, 假设从总体中获取了n组观察值（X1，Y1），（X2，Y2）， …，（Xn，Yn）。对于平面中的这n个点，可以使用无数条曲线来拟合。要求样本回归函数尽可能好地拟合这组值。综合起来看，这条直线处于样本数据的中心位置最合理。 </w:t>
      </w:r>
    </w:p>
    <w:p w:rsidR="007D4915" w:rsidRDefault="007D4915" w:rsidP="007D4915">
      <w:r>
        <w:t>    选择最佳拟合曲线的标准可以确定为：使总的拟合误差（即总残差）达到最小。有以下三个标准可以选择：        </w:t>
      </w:r>
    </w:p>
    <w:p w:rsidR="007D4915" w:rsidRDefault="007D4915" w:rsidP="007D4915">
      <w:pPr>
        <w:widowControl/>
        <w:numPr>
          <w:ilvl w:val="0"/>
          <w:numId w:val="10"/>
        </w:numPr>
        <w:spacing w:before="100" w:beforeAutospacing="1" w:after="100" w:afterAutospacing="1"/>
        <w:jc w:val="left"/>
      </w:pPr>
      <w:r>
        <w:lastRenderedPageBreak/>
        <w:t>用“残差和最小”确定直线位置是一个途径。但很快发现计算“残差和”存在相互抵消的问题。</w:t>
      </w:r>
    </w:p>
    <w:p w:rsidR="007D4915" w:rsidRDefault="007D4915" w:rsidP="007D4915">
      <w:pPr>
        <w:widowControl/>
        <w:numPr>
          <w:ilvl w:val="0"/>
          <w:numId w:val="10"/>
        </w:numPr>
        <w:spacing w:before="100" w:beforeAutospacing="1" w:after="100" w:afterAutospacing="1"/>
        <w:jc w:val="left"/>
      </w:pPr>
      <w:r>
        <w:t>用“残差绝对值和最小”确定直线位置也是一个途径。但绝对值的计算比较麻烦。</w:t>
      </w:r>
    </w:p>
    <w:p w:rsidR="007D4915" w:rsidRDefault="007D4915" w:rsidP="007D4915">
      <w:pPr>
        <w:widowControl/>
        <w:numPr>
          <w:ilvl w:val="0"/>
          <w:numId w:val="10"/>
        </w:numPr>
        <w:spacing w:before="100" w:beforeAutospacing="1" w:after="100" w:afterAutospacing="1"/>
        <w:jc w:val="left"/>
      </w:pPr>
      <w:r>
        <w:t>最小二乘法的原则是以“残差平方和最小”确定直线位置。用最小二乘法除了计算比较方便外，得到的估计量还具有优良特性。这种方法对异常值非常敏感。　 </w:t>
      </w:r>
    </w:p>
    <w:p w:rsidR="007D4915" w:rsidRDefault="007D4915" w:rsidP="007D4915">
      <w:r>
        <w:t xml:space="preserve">     最常用的是普通最小二乘法（ Ordinary  Least Square，OLS）：所选择的回归模型应该使所有观察值的残差平方和达到最小，即采用平方损失函数。 　</w:t>
      </w:r>
    </w:p>
    <w:p w:rsidR="007D4915" w:rsidRDefault="007D4915" w:rsidP="007D4915">
      <w:r>
        <w:t>     我们定义样本回归模型为：</w:t>
      </w:r>
    </w:p>
    <w:p w:rsidR="007D4915" w:rsidRDefault="007D4915" w:rsidP="007D4915">
      <w:r>
        <w:fldChar w:fldCharType="begin"/>
      </w:r>
      <w:r>
        <w:instrText xml:space="preserve"> INCLUDEPICTURE "https://img-blog.csdn.net/20131119160327140" \* MERGEFORMATINET </w:instrText>
      </w:r>
      <w:r>
        <w:fldChar w:fldCharType="separate"/>
      </w:r>
      <w:r>
        <w:rPr>
          <w:noProof/>
        </w:rPr>
        <w:drawing>
          <wp:inline distT="0" distB="0" distL="0" distR="0">
            <wp:extent cx="3604260" cy="1382395"/>
            <wp:effectExtent l="0" t="0" r="2540" b="1905"/>
            <wp:docPr id="308" name="图片 308" descr="https://img-blog.csdn.net/2013111916032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img-blog.csdn.net/2013111916032714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04260" cy="1382395"/>
                    </a:xfrm>
                    <a:prstGeom prst="rect">
                      <a:avLst/>
                    </a:prstGeom>
                    <a:noFill/>
                    <a:ln>
                      <a:noFill/>
                    </a:ln>
                  </pic:spPr>
                </pic:pic>
              </a:graphicData>
            </a:graphic>
          </wp:inline>
        </w:drawing>
      </w:r>
      <w:r>
        <w:fldChar w:fldCharType="end"/>
      </w:r>
    </w:p>
    <w:p w:rsidR="007D4915" w:rsidRDefault="007D4915" w:rsidP="007D4915">
      <w:r>
        <w:t>    其中ei为样本（Xi, Yi）的误差。</w:t>
      </w:r>
    </w:p>
    <w:p w:rsidR="007D4915" w:rsidRDefault="007D4915" w:rsidP="007D4915">
      <w:r>
        <w:t>    接着，定义平方损失函数Q：</w:t>
      </w:r>
    </w:p>
    <w:p w:rsidR="007D4915" w:rsidRDefault="007D4915" w:rsidP="007D4915">
      <w:r>
        <w:fldChar w:fldCharType="begin"/>
      </w:r>
      <w:r>
        <w:instrText xml:space="preserve"> INCLUDEPICTURE "https://img-blog.csdn.net/20131119160407609" \* MERGEFORMATINET </w:instrText>
      </w:r>
      <w:r>
        <w:fldChar w:fldCharType="separate"/>
      </w:r>
      <w:r>
        <w:rPr>
          <w:noProof/>
        </w:rPr>
        <w:drawing>
          <wp:inline distT="0" distB="0" distL="0" distR="0">
            <wp:extent cx="5826760" cy="786765"/>
            <wp:effectExtent l="0" t="0" r="2540" b="635"/>
            <wp:docPr id="307" name="图片 307" descr="https://img-blog.csdn.net/2013111916040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img-blog.csdn.net/2013111916040760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826760" cy="786765"/>
                    </a:xfrm>
                    <a:prstGeom prst="rect">
                      <a:avLst/>
                    </a:prstGeom>
                    <a:noFill/>
                    <a:ln>
                      <a:noFill/>
                    </a:ln>
                  </pic:spPr>
                </pic:pic>
              </a:graphicData>
            </a:graphic>
          </wp:inline>
        </w:drawing>
      </w:r>
      <w:r>
        <w:fldChar w:fldCharType="end"/>
      </w:r>
    </w:p>
    <w:p w:rsidR="007D4915" w:rsidRDefault="007D4915" w:rsidP="007D4915">
      <w:r>
        <w:t>    则通过Q最小确定这条直线，即确定</w:t>
      </w:r>
      <w:r>
        <w:fldChar w:fldCharType="begin"/>
      </w:r>
      <w:r>
        <w:instrText xml:space="preserve"> INCLUDEPICTURE "/C:/Users/ADMINI~1/AppData/Local/Temp/TempPic/]YZ7VSP6`P(4J0K71WLL$5V.tmp" \* MERGEFORMATINET </w:instrText>
      </w:r>
      <w:r>
        <w:fldChar w:fldCharType="separate"/>
      </w:r>
      <w:r>
        <w:rPr>
          <w:noProof/>
        </w:rPr>
        <mc:AlternateContent>
          <mc:Choice Requires="wps">
            <w:drawing>
              <wp:inline distT="0" distB="0" distL="0" distR="0">
                <wp:extent cx="308610" cy="308610"/>
                <wp:effectExtent l="0" t="0" r="0" b="0"/>
                <wp:docPr id="306" name="矩形 306" descr="/C:/Users/ADMINI~1/AppData/Local/Temp/TempPic/]YZ7VSP6`P(4J0K71WLL$5V.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63AFE" id="矩形 306" o:spid="_x0000_s1026" alt="/C:/Users/ADMINI~1/AppData/Local/Temp/TempPic/]YZ7VSP6`P(4J0K71WLL$5V.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" filled="f" stroked="f">
                <o:lock v:ext="edit" aspectratio="t"/>
                <w10:anchorlock/>
              </v:rect>
            </w:pict>
          </mc:Fallback>
        </mc:AlternateContent>
      </w:r>
      <w:r>
        <w:fldChar w:fldCharType="end"/>
      </w:r>
      <w:r>
        <w:fldChar w:fldCharType="begin"/>
      </w:r>
      <w:r>
        <w:instrText xml:space="preserve"> INCLUDEPICTURE "https://img-blog.csdn.net/20131119160453328" \* MERGEFORMATINET </w:instrText>
      </w:r>
      <w:r>
        <w:fldChar w:fldCharType="separate"/>
      </w:r>
      <w:r>
        <w:rPr>
          <w:noProof/>
        </w:rPr>
        <w:drawing>
          <wp:inline distT="0" distB="0" distL="0" distR="0">
            <wp:extent cx="1010285" cy="627380"/>
            <wp:effectExtent l="0" t="0" r="5715" b="0"/>
            <wp:docPr id="305" name="图片 305" descr="https://img-blog.csdn.net/2013111916045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img-blog.csdn.net/2013111916045332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10285" cy="627380"/>
                    </a:xfrm>
                    <a:prstGeom prst="rect">
                      <a:avLst/>
                    </a:prstGeom>
                    <a:noFill/>
                    <a:ln>
                      <a:noFill/>
                    </a:ln>
                  </pic:spPr>
                </pic:pic>
              </a:graphicData>
            </a:graphic>
          </wp:inline>
        </w:drawing>
      </w:r>
      <w:r>
        <w:fldChar w:fldCharType="end"/>
      </w:r>
      <w:r>
        <w:t>，以</w:t>
      </w:r>
      <w:r>
        <w:fldChar w:fldCharType="begin"/>
      </w:r>
      <w:r>
        <w:instrText xml:space="preserve"> INCLUDEPICTURE "/C:/Users/ADMINI~1/AppData/Local/Temp/TempPic/(T]H%{J3R@I]GQ$`EK]P5FM.tmp" \* MERGEFORMATINET </w:instrText>
      </w:r>
      <w:r>
        <w:fldChar w:fldCharType="separate"/>
      </w:r>
      <w:r>
        <w:rPr>
          <w:noProof/>
        </w:rPr>
        <mc:AlternateContent>
          <mc:Choice Requires="wps">
            <w:drawing>
              <wp:inline distT="0" distB="0" distL="0" distR="0">
                <wp:extent cx="308610" cy="308610"/>
                <wp:effectExtent l="0" t="0" r="0" b="0"/>
                <wp:docPr id="304" name="矩形 304" descr="/C:/Users/ADMINI~1/AppData/Local/Temp/TempPic/(T]H%{J3R@I]GQ$`EK]P5F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BD482" id="矩形 304" o:spid="_x0000_s1026" alt="/C:/Users/ADMINI~1/AppData/Local/Temp/TempPic/(T]H%{J3R@I]GQ$`EK]P5FM.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" filled="f" stroked="f">
                <o:lock v:ext="edit" aspectratio="t"/>
                <w10:anchorlock/>
              </v:rect>
            </w:pict>
          </mc:Fallback>
        </mc:AlternateContent>
      </w:r>
      <w:r>
        <w:fldChar w:fldCharType="end"/>
      </w:r>
      <w:r>
        <w:fldChar w:fldCharType="begin"/>
      </w:r>
      <w:r>
        <w:instrText xml:space="preserve"> INCLUDEPICTURE "https://img-blog.csdn.net/20131119160502531" \* MERGEFORMATINET </w:instrText>
      </w:r>
      <w:r>
        <w:fldChar w:fldCharType="separate"/>
      </w:r>
      <w:r>
        <w:rPr>
          <w:noProof/>
        </w:rPr>
        <w:drawing>
          <wp:inline distT="0" distB="0" distL="0" distR="0">
            <wp:extent cx="1010285" cy="627380"/>
            <wp:effectExtent l="0" t="0" r="5715" b="0"/>
            <wp:docPr id="303" name="图片 303" descr="https://img-blog.csdn.net/2013111916050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img-blog.csdn.net/2013111916050253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10285" cy="627380"/>
                    </a:xfrm>
                    <a:prstGeom prst="rect">
                      <a:avLst/>
                    </a:prstGeom>
                    <a:noFill/>
                    <a:ln>
                      <a:noFill/>
                    </a:ln>
                  </pic:spPr>
                </pic:pic>
              </a:graphicData>
            </a:graphic>
          </wp:inline>
        </w:drawing>
      </w:r>
      <w:r>
        <w:fldChar w:fldCharType="end"/>
      </w:r>
      <w:r>
        <w:t>为变量，把它们看作是Q的函数，就变成了一个求极值的问题，</w:t>
      </w:r>
      <w:r>
        <w:lastRenderedPageBreak/>
        <w:t>可以通过求导数得到。</w:t>
      </w:r>
    </w:p>
    <w:p w:rsidR="007D4915" w:rsidRDefault="007D4915" w:rsidP="007D4915">
      <w:r>
        <w:t>    求Q对两个待估参数的偏导数：</w:t>
      </w:r>
    </w:p>
    <w:p w:rsidR="007D4915" w:rsidRDefault="007D4915" w:rsidP="007D4915">
      <w:r>
        <w:fldChar w:fldCharType="begin"/>
      </w:r>
      <w:r>
        <w:instrText xml:space="preserve"> INCLUDEPICTURE "https://img-blog.csdn.net/20131119160514921" \* MERGEFORMATINET </w:instrText>
      </w:r>
      <w:r>
        <w:fldChar w:fldCharType="separate"/>
      </w:r>
      <w:r>
        <w:rPr>
          <w:noProof/>
        </w:rPr>
        <w:drawing>
          <wp:inline distT="0" distB="0" distL="0" distR="0">
            <wp:extent cx="4678045" cy="1658620"/>
            <wp:effectExtent l="0" t="0" r="0" b="5080"/>
            <wp:docPr id="302" name="图片 302" descr="https://img-blog.csdn.net/2013111916051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img-blog.csdn.net/2013111916051492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78045" cy="1658620"/>
                    </a:xfrm>
                    <a:prstGeom prst="rect">
                      <a:avLst/>
                    </a:prstGeom>
                    <a:noFill/>
                    <a:ln>
                      <a:noFill/>
                    </a:ln>
                  </pic:spPr>
                </pic:pic>
              </a:graphicData>
            </a:graphic>
          </wp:inline>
        </w:drawing>
      </w:r>
      <w:r>
        <w:fldChar w:fldCharType="end"/>
      </w:r>
    </w:p>
    <w:p w:rsidR="007D4915" w:rsidRDefault="007D4915" w:rsidP="007D4915">
      <w:r>
        <w:t>    根据数学知识我们知道，函数的极值点为偏导为0的点。   </w:t>
      </w:r>
    </w:p>
    <w:p w:rsidR="007D4915" w:rsidRDefault="007D4915" w:rsidP="007D4915">
      <w:r>
        <w:t>    解得：</w:t>
      </w:r>
    </w:p>
    <w:p w:rsidR="007D4915" w:rsidRDefault="007D4915" w:rsidP="007D4915">
      <w:r>
        <w:t>        </w:t>
      </w:r>
      <w:r>
        <w:fldChar w:fldCharType="begin"/>
      </w:r>
      <w:r>
        <w:instrText xml:space="preserve"> INCLUDEPICTURE "https://img-blog.csdn.net/20131119160555593" \* MERGEFORMATINET </w:instrText>
      </w:r>
      <w:r>
        <w:fldChar w:fldCharType="separate"/>
      </w:r>
      <w:r>
        <w:rPr>
          <w:noProof/>
        </w:rPr>
        <w:drawing>
          <wp:inline distT="0" distB="0" distL="0" distR="0">
            <wp:extent cx="5231130" cy="2604770"/>
            <wp:effectExtent l="0" t="0" r="1270" b="0"/>
            <wp:docPr id="301" name="图片 301" descr="https://img-blog.csdn.net/2013111916055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img-blog.csdn.net/2013111916055559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31130" cy="2604770"/>
                    </a:xfrm>
                    <a:prstGeom prst="rect">
                      <a:avLst/>
                    </a:prstGeom>
                    <a:noFill/>
                    <a:ln>
                      <a:noFill/>
                    </a:ln>
                  </pic:spPr>
                </pic:pic>
              </a:graphicData>
            </a:graphic>
          </wp:inline>
        </w:drawing>
      </w:r>
      <w:r>
        <w:fldChar w:fldCharType="end"/>
      </w:r>
    </w:p>
    <w:p w:rsidR="007D4915" w:rsidRDefault="007D4915" w:rsidP="007D4915">
      <w:r>
        <w:t>    这就是最小二乘法的解法，就是求得平方损失函数的极值点。自此，你看到求解最小二乘法与求解SVM问题何等相似，尤其是定义损失函数，而后通过偏导求得极值。</w:t>
      </w:r>
    </w:p>
    <w:p w:rsidR="007D4915" w:rsidRDefault="007D4915" w:rsidP="007D4915">
      <w:pPr>
        <w:pStyle w:val="a5"/>
      </w:pPr>
      <w:r>
        <w:rPr>
          <w:rFonts w:ascii="Comic Sans MS" w:hAnsi="Comic Sans MS"/>
        </w:rPr>
        <w:t>   OK</w:t>
      </w:r>
      <w:r>
        <w:rPr>
          <w:rFonts w:ascii="Comic Sans MS" w:hAnsi="Comic Sans MS"/>
        </w:rPr>
        <w:t>，更多请参看陈希孺院士的《数理统计学简史》的第</w:t>
      </w:r>
      <w:r>
        <w:rPr>
          <w:rFonts w:ascii="Comic Sans MS" w:hAnsi="Comic Sans MS"/>
        </w:rPr>
        <w:t>4</w:t>
      </w:r>
      <w:r>
        <w:rPr>
          <w:rFonts w:ascii="Comic Sans MS" w:hAnsi="Comic Sans MS"/>
        </w:rPr>
        <w:t>章、最小二乘法。</w:t>
      </w:r>
    </w:p>
    <w:p w:rsidR="007D4915" w:rsidRDefault="007D4915" w:rsidP="007D4915">
      <w:pPr>
        <w:pStyle w:val="3"/>
      </w:pPr>
      <w:bookmarkStart w:id="27" w:name="t29"/>
      <w:bookmarkEnd w:id="27"/>
      <w:r>
        <w:rPr>
          <w:rStyle w:val="a6"/>
          <w:rFonts w:ascii="Comic Sans MS" w:hAnsi="Comic Sans MS"/>
        </w:rPr>
        <w:lastRenderedPageBreak/>
        <w:t>3.5</w:t>
      </w:r>
      <w:r>
        <w:rPr>
          <w:rFonts w:ascii="Comic Sans MS" w:hAnsi="Comic Sans MS"/>
        </w:rPr>
        <w:t>、</w:t>
      </w:r>
      <w:r>
        <w:rPr>
          <w:rFonts w:ascii="Comic Sans MS" w:hAnsi="Comic Sans MS"/>
        </w:rPr>
        <w:t>SMO</w:t>
      </w:r>
      <w:r>
        <w:rPr>
          <w:rFonts w:ascii="Comic Sans MS" w:hAnsi="Comic Sans MS"/>
        </w:rPr>
        <w:t>算法</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在上文中，我们提到了求解对偶问题的序列最小最优化</w:t>
      </w:r>
      <w:r>
        <w:rPr>
          <w:rFonts w:ascii="tahoma" w:hAnsi="tahoma" w:cs="tahoma"/>
          <w:color w:val="333333"/>
          <w:sz w:val="21"/>
          <w:szCs w:val="21"/>
        </w:rPr>
        <w:t>SMO</w:t>
      </w:r>
      <w:r>
        <w:rPr>
          <w:rFonts w:ascii="tahoma" w:hAnsi="tahoma" w:cs="tahoma"/>
          <w:color w:val="333333"/>
          <w:sz w:val="21"/>
          <w:szCs w:val="21"/>
        </w:rPr>
        <w:t>算法，但并未提到其具体解法。首先看下最后悬而未决的问题：</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"http://img.my.csdn.net/uploads/201304/03/1364965166_4508.jpg"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3987165" cy="1701165"/>
            <wp:effectExtent l="0" t="0" r="635" b="635"/>
            <wp:docPr id="300" name="图片 300" descr="http://img.my.csdn.net/uploads/201304/03/1364965166_4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img.my.csdn.net/uploads/201304/03/1364965166_4508.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87165" cy="170116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pPr>
      <w:r>
        <w:rPr>
          <w:rFonts w:ascii="tahoma" w:hAnsi="tahoma" w:cs="tahoma"/>
          <w:color w:val="333333"/>
          <w:sz w:val="21"/>
          <w:szCs w:val="21"/>
        </w:rPr>
        <w:t xml:space="preserve">    </w:t>
      </w:r>
      <w:r>
        <w:rPr>
          <w:rFonts w:ascii="tahoma" w:hAnsi="tahoma" w:cs="tahoma"/>
          <w:color w:val="333333"/>
          <w:sz w:val="21"/>
          <w:szCs w:val="21"/>
        </w:rPr>
        <w:t>等价于求解：</w:t>
      </w:r>
    </w:p>
    <w:p w:rsidR="007D4915" w:rsidRDefault="007D4915" w:rsidP="007D4915">
      <w:pPr>
        <w:pStyle w:val="a5"/>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"https://img-blog.csdn.net/20131120105753218"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5901055" cy="2073275"/>
            <wp:effectExtent l="0" t="0" r="4445" b="0"/>
            <wp:docPr id="299" name="图片 299" descr="https://img-blog.csdn.net/201311201057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img-blog.csdn.net/2013112010575321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01055" cy="207327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1998</w:t>
      </w:r>
      <w:r>
        <w:rPr>
          <w:rFonts w:ascii="tahoma" w:hAnsi="tahoma" w:cs="tahoma"/>
          <w:color w:val="333333"/>
          <w:sz w:val="21"/>
          <w:szCs w:val="21"/>
        </w:rPr>
        <w:t>年，</w:t>
      </w:r>
      <w:r>
        <w:rPr>
          <w:rFonts w:ascii="tahoma" w:hAnsi="tahoma" w:cs="tahoma"/>
          <w:color w:val="333333"/>
          <w:sz w:val="21"/>
          <w:szCs w:val="21"/>
        </w:rPr>
        <w:t>Microsoft Research</w:t>
      </w:r>
      <w:r>
        <w:rPr>
          <w:rFonts w:ascii="tahoma" w:hAnsi="tahoma" w:cs="tahoma"/>
          <w:color w:val="333333"/>
          <w:sz w:val="21"/>
          <w:szCs w:val="21"/>
        </w:rPr>
        <w:t>的</w:t>
      </w:r>
      <w:r>
        <w:rPr>
          <w:rFonts w:ascii="tahoma" w:hAnsi="tahoma" w:cs="tahoma"/>
          <w:color w:val="333333"/>
          <w:sz w:val="21"/>
          <w:szCs w:val="21"/>
        </w:rPr>
        <w:t>John C. Platt</w:t>
      </w:r>
      <w:r>
        <w:rPr>
          <w:rFonts w:ascii="tahoma" w:hAnsi="tahoma" w:cs="tahoma"/>
          <w:color w:val="333333"/>
          <w:sz w:val="21"/>
          <w:szCs w:val="21"/>
        </w:rPr>
        <w:t>在</w:t>
      </w:r>
      <w:hyperlink r:id="rId178" w:tgtFrame="_blank" w:history="1">
        <w:r>
          <w:rPr>
            <w:rStyle w:val="a3"/>
            <w:rFonts w:ascii="tahoma" w:hAnsi="tahoma" w:cs="tahoma"/>
            <w:sz w:val="21"/>
            <w:szCs w:val="21"/>
          </w:rPr>
          <w:t>论文</w:t>
        </w:r>
      </w:hyperlink>
      <w:r>
        <w:rPr>
          <w:rFonts w:ascii="tahoma" w:hAnsi="tahoma" w:cs="tahoma"/>
          <w:color w:val="333333"/>
          <w:sz w:val="21"/>
          <w:szCs w:val="21"/>
        </w:rPr>
        <w:t>《</w:t>
      </w:r>
      <w:r>
        <w:rPr>
          <w:rFonts w:ascii="tahoma" w:hAnsi="tahoma" w:cs="tahoma"/>
          <w:color w:val="333333"/>
          <w:sz w:val="21"/>
          <w:szCs w:val="21"/>
        </w:rPr>
        <w:t>Sequential Minimal Optimization</w:t>
      </w:r>
      <w:r>
        <w:rPr>
          <w:rFonts w:ascii="tahoma" w:hAnsi="tahoma" w:cs="tahoma"/>
          <w:color w:val="333333"/>
          <w:sz w:val="21"/>
          <w:szCs w:val="21"/>
        </w:rPr>
        <w:t>：</w:t>
      </w:r>
      <w:r>
        <w:rPr>
          <w:rFonts w:ascii="tahoma" w:hAnsi="tahoma" w:cs="tahoma"/>
          <w:color w:val="333333"/>
          <w:sz w:val="21"/>
          <w:szCs w:val="21"/>
        </w:rPr>
        <w:t>A Fast Algorithm for Training Support Vector Machines</w:t>
      </w:r>
      <w:r>
        <w:rPr>
          <w:rFonts w:ascii="tahoma" w:hAnsi="tahoma" w:cs="tahoma"/>
          <w:color w:val="333333"/>
          <w:sz w:val="21"/>
          <w:szCs w:val="21"/>
        </w:rPr>
        <w:t>》中提出针对上述问题的解法：</w:t>
      </w:r>
      <w:r>
        <w:rPr>
          <w:rFonts w:ascii="tahoma" w:hAnsi="tahoma" w:cs="tahoma"/>
          <w:color w:val="333333"/>
          <w:sz w:val="21"/>
          <w:szCs w:val="21"/>
        </w:rPr>
        <w:t>SMO</w:t>
      </w:r>
      <w:r>
        <w:rPr>
          <w:rFonts w:ascii="tahoma" w:hAnsi="tahoma" w:cs="tahoma"/>
          <w:color w:val="333333"/>
          <w:sz w:val="21"/>
          <w:szCs w:val="21"/>
        </w:rPr>
        <w:t>算法，它很快便成为最快的二次规划优化算法，特别是在针对线性</w:t>
      </w:r>
      <w:r>
        <w:rPr>
          <w:rFonts w:ascii="tahoma" w:hAnsi="tahoma" w:cs="tahoma"/>
          <w:color w:val="333333"/>
          <w:sz w:val="21"/>
          <w:szCs w:val="21"/>
        </w:rPr>
        <w:t>SVM</w:t>
      </w:r>
      <w:r>
        <w:rPr>
          <w:rFonts w:ascii="tahoma" w:hAnsi="tahoma" w:cs="tahoma"/>
          <w:color w:val="333333"/>
          <w:sz w:val="21"/>
          <w:szCs w:val="21"/>
        </w:rPr>
        <w:t>和数据稀疏时性能更优。</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接下来，咱们便参考</w:t>
      </w:r>
      <w:r>
        <w:rPr>
          <w:rFonts w:ascii="tahoma" w:hAnsi="tahoma" w:cs="tahoma"/>
          <w:color w:val="333333"/>
          <w:sz w:val="21"/>
          <w:szCs w:val="21"/>
        </w:rPr>
        <w:t>John C. Platt</w:t>
      </w:r>
      <w:r>
        <w:rPr>
          <w:rFonts w:ascii="tahoma" w:hAnsi="tahoma" w:cs="tahoma"/>
          <w:color w:val="333333"/>
          <w:sz w:val="21"/>
          <w:szCs w:val="21"/>
        </w:rPr>
        <w:t>的</w:t>
      </w:r>
      <w:hyperlink r:id="rId179" w:tgtFrame="_blank" w:history="1">
        <w:r>
          <w:rPr>
            <w:rStyle w:val="a3"/>
            <w:rFonts w:ascii="tahoma" w:hAnsi="tahoma" w:cs="tahoma"/>
            <w:sz w:val="21"/>
            <w:szCs w:val="21"/>
          </w:rPr>
          <w:t>这篇</w:t>
        </w:r>
      </w:hyperlink>
      <w:r>
        <w:rPr>
          <w:rFonts w:ascii="tahoma" w:hAnsi="tahoma" w:cs="tahoma"/>
          <w:color w:val="333333"/>
          <w:sz w:val="21"/>
          <w:szCs w:val="21"/>
        </w:rPr>
        <w:t>文章来看看</w:t>
      </w:r>
      <w:r>
        <w:rPr>
          <w:rFonts w:ascii="tahoma" w:hAnsi="tahoma" w:cs="tahoma"/>
          <w:color w:val="333333"/>
          <w:sz w:val="21"/>
          <w:szCs w:val="21"/>
        </w:rPr>
        <w:t>SMO</w:t>
      </w:r>
      <w:r>
        <w:rPr>
          <w:rFonts w:ascii="tahoma" w:hAnsi="tahoma" w:cs="tahoma"/>
          <w:color w:val="333333"/>
          <w:sz w:val="21"/>
          <w:szCs w:val="21"/>
        </w:rPr>
        <w:t>的解法是怎样的。</w:t>
      </w:r>
    </w:p>
    <w:p w:rsidR="007D4915" w:rsidRDefault="007D4915" w:rsidP="007D4915">
      <w:pPr>
        <w:pStyle w:val="4"/>
        <w:rPr>
          <w:rFonts w:ascii="宋体" w:hAnsi="宋体" w:cs="宋体"/>
          <w:sz w:val="24"/>
          <w:szCs w:val="24"/>
        </w:rPr>
      </w:pPr>
      <w:bookmarkStart w:id="28" w:name="t30"/>
      <w:bookmarkEnd w:id="28"/>
      <w:r>
        <w:rPr>
          <w:rStyle w:val="a7"/>
          <w:b/>
          <w:bCs/>
        </w:rPr>
        <w:t>3.5.1、SMO算法的推导</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咱们首先来定义特征到结果的输出函数：</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"https://img-blog.csdn.net/20131120103601656"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382395" cy="308610"/>
            <wp:effectExtent l="0" t="0" r="1905" b="0"/>
            <wp:docPr id="298" name="图片 298" descr="https://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img-blog.csdn.net/20131120103601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308610"/>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lastRenderedPageBreak/>
        <w:t xml:space="preserve">    </w:t>
      </w:r>
      <w:r>
        <w:rPr>
          <w:rFonts w:ascii="tahoma" w:hAnsi="tahoma" w:cs="tahoma"/>
          <w:color w:val="333333"/>
          <w:sz w:val="21"/>
          <w:szCs w:val="21"/>
        </w:rPr>
        <w:t>注：这个</w:t>
      </w:r>
      <w:r>
        <w:rPr>
          <w:rFonts w:ascii="tahoma" w:hAnsi="tahoma" w:cs="tahoma"/>
          <w:color w:val="333333"/>
          <w:sz w:val="21"/>
          <w:szCs w:val="21"/>
        </w:rPr>
        <w:t>u</w:t>
      </w:r>
      <w:r>
        <w:rPr>
          <w:rFonts w:ascii="tahoma" w:hAnsi="tahoma" w:cs="tahoma"/>
          <w:color w:val="333333"/>
          <w:sz w:val="21"/>
          <w:szCs w:val="21"/>
        </w:rPr>
        <w:t>与我们之前定义的</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"https://img-blog.csdn.net/20131107201211968"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680210" cy="266065"/>
            <wp:effectExtent l="0" t="0" r="0" b="635"/>
            <wp:docPr id="297" name="图片 297" descr="https://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img-blog.csdn.net/201311072012119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210" cy="266065"/>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实质是一样的。</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接着，重新定义下咱们原始的优化问题，权当重新回顾，如下：</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"https://img-blog.csdn.net/20131120103959046"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4720590" cy="574040"/>
            <wp:effectExtent l="0" t="0" r="3810" b="0"/>
            <wp:docPr id="296" name="图片 296" descr="https://img-blog.csdn.net/2013112010395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img-blog.csdn.net/2013112010395904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20590" cy="574040"/>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求导得到：</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"https://img-blog.csdn.net/20131120104205453"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5422900" cy="786765"/>
            <wp:effectExtent l="0" t="0" r="0" b="635"/>
            <wp:docPr id="295" name="图片 295" descr="https://img-blog.csdn.net/2013112010420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img-blog.csdn.net/201311201042054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22900" cy="78676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代入</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"https://img-blog.csdn.net/20131120103601656"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382395" cy="308610"/>
            <wp:effectExtent l="0" t="0" r="1905" b="0"/>
            <wp:docPr id="294" name="图片 294" descr="https://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img-blog.csdn.net/20131120103601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30861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中，可得</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"https://img-blog.csdn.net/20131120105420562"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2371090" cy="744220"/>
            <wp:effectExtent l="0" t="0" r="3810" b="5080"/>
            <wp:docPr id="293" name="图片 293" descr="https://img-blog.csdn.net/2013112010542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img-blog.csdn.net/2013112010542056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71090" cy="74422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通过引入拉格朗日乘子转换为对偶问题后，得：</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"https://img-blog.csdn.net/20131120104258437"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5677535" cy="840105"/>
            <wp:effectExtent l="0" t="0" r="0" b="0"/>
            <wp:docPr id="292" name="图片 292" descr="https://img-blog.csdn.net/2013112010425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img-blog.csdn.net/2013112010425843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677535" cy="84010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ab/>
        <w:t>s.t</w:t>
      </w:r>
      <w:r>
        <w:rPr>
          <w:rFonts w:ascii="tahoma" w:hAnsi="tahoma" w:cs="tahoma"/>
          <w:color w:val="333333"/>
          <w:sz w:val="21"/>
          <w:szCs w:val="21"/>
        </w:rPr>
        <w:t>：</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"https://img-blog.csdn.net/20131120104335796"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382395" cy="372110"/>
            <wp:effectExtent l="0" t="0" r="1905" b="0"/>
            <wp:docPr id="291" name="图片 291" descr="https://img-blog.csdn.net/2013112010433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img-blog.csdn.net/2013112010433579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82395" cy="372110"/>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ab/>
      </w:r>
      <w:r>
        <w:rPr>
          <w:rFonts w:ascii="tahoma" w:hAnsi="tahoma" w:cs="tahoma"/>
          <w:color w:val="333333"/>
          <w:sz w:val="21"/>
          <w:szCs w:val="21"/>
        </w:rPr>
        <w:t>且</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"https://img-blog.csdn.net/20131120104344000"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360805" cy="733425"/>
            <wp:effectExtent l="0" t="0" r="0" b="3175"/>
            <wp:docPr id="290" name="图片 290" descr="https://img-blog.csdn.net/2013112010434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mg-blog.csdn.net/2013112010434400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360805" cy="73342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注：这里得到的</w:t>
      </w:r>
      <w:r>
        <w:rPr>
          <w:rFonts w:ascii="tahoma" w:hAnsi="tahoma" w:cs="tahoma"/>
          <w:color w:val="333333"/>
          <w:sz w:val="21"/>
          <w:szCs w:val="21"/>
        </w:rPr>
        <w:t>min</w:t>
      </w:r>
      <w:r>
        <w:rPr>
          <w:rFonts w:ascii="tahoma" w:hAnsi="tahoma" w:cs="tahoma"/>
          <w:color w:val="333333"/>
          <w:sz w:val="21"/>
          <w:szCs w:val="21"/>
        </w:rPr>
        <w:t>函数与我们之前的</w:t>
      </w:r>
      <w:r>
        <w:rPr>
          <w:rFonts w:ascii="tahoma" w:hAnsi="tahoma" w:cs="tahoma"/>
          <w:color w:val="333333"/>
          <w:sz w:val="21"/>
          <w:szCs w:val="21"/>
        </w:rPr>
        <w:t>max</w:t>
      </w:r>
      <w:r>
        <w:rPr>
          <w:rFonts w:ascii="tahoma" w:hAnsi="tahoma" w:cs="tahoma"/>
          <w:color w:val="333333"/>
          <w:sz w:val="21"/>
          <w:szCs w:val="21"/>
        </w:rPr>
        <w:t>函数实质也是一样，因为把符号变下，即由</w:t>
      </w:r>
      <w:r>
        <w:rPr>
          <w:rFonts w:ascii="tahoma" w:hAnsi="tahoma" w:cs="tahoma"/>
          <w:color w:val="333333"/>
          <w:sz w:val="21"/>
          <w:szCs w:val="21"/>
        </w:rPr>
        <w:t>min</w:t>
      </w:r>
      <w:r>
        <w:rPr>
          <w:rFonts w:ascii="tahoma" w:hAnsi="tahoma" w:cs="tahoma"/>
          <w:color w:val="333333"/>
          <w:sz w:val="21"/>
          <w:szCs w:val="21"/>
        </w:rPr>
        <w:t>转化为</w:t>
      </w:r>
      <w:r>
        <w:rPr>
          <w:rFonts w:ascii="tahoma" w:hAnsi="tahoma" w:cs="tahoma"/>
          <w:color w:val="333333"/>
          <w:sz w:val="21"/>
          <w:szCs w:val="21"/>
        </w:rPr>
        <w:t>max</w:t>
      </w:r>
      <w:r>
        <w:rPr>
          <w:rFonts w:ascii="tahoma" w:hAnsi="tahoma" w:cs="tahoma"/>
          <w:color w:val="333333"/>
          <w:sz w:val="21"/>
          <w:szCs w:val="21"/>
        </w:rPr>
        <w:t>的问题，且</w:t>
      </w:r>
      <w:r>
        <w:rPr>
          <w:rFonts w:ascii="tahoma" w:hAnsi="tahoma" w:cs="tahoma"/>
          <w:color w:val="333333"/>
          <w:sz w:val="21"/>
          <w:szCs w:val="21"/>
        </w:rPr>
        <w:t>yi</w:t>
      </w:r>
      <w:r>
        <w:rPr>
          <w:rFonts w:ascii="tahoma" w:hAnsi="tahoma" w:cs="tahoma"/>
          <w:color w:val="333333"/>
          <w:sz w:val="21"/>
          <w:szCs w:val="21"/>
        </w:rPr>
        <w:t>也与之前的</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"https://img-blog.csdn.net/20131120104727609"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255270" cy="266065"/>
            <wp:effectExtent l="0" t="0" r="0" b="635"/>
            <wp:docPr id="289" name="图片 289" descr="https://img-blog.csdn.net/2013112010472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img-blog.csdn.net/2013112010472760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等价，</w:t>
      </w:r>
      <w:r>
        <w:rPr>
          <w:rFonts w:ascii="tahoma" w:hAnsi="tahoma" w:cs="tahoma"/>
          <w:color w:val="333333"/>
          <w:sz w:val="21"/>
          <w:szCs w:val="21"/>
        </w:rPr>
        <w:t>yj</w:t>
      </w:r>
      <w:r>
        <w:rPr>
          <w:rFonts w:ascii="tahoma" w:hAnsi="tahoma" w:cs="tahoma"/>
          <w:color w:val="333333"/>
          <w:sz w:val="21"/>
          <w:szCs w:val="21"/>
        </w:rPr>
        <w:t>亦如此。</w:t>
      </w:r>
    </w:p>
    <w:p w:rsidR="007D4915" w:rsidRDefault="007D4915" w:rsidP="007D4915">
      <w:pPr>
        <w:rPr>
          <w:rFonts w:ascii="宋体" w:hAnsi="宋体" w:cs="宋体"/>
        </w:rPr>
      </w:pPr>
      <w:r>
        <w:t>    经过加入松弛变量</w:t>
      </w:r>
      <w:r>
        <w:fldChar w:fldCharType="begin"/>
      </w:r>
      <w:r>
        <w:instrText xml:space="preserve"> INCLUDEPICTURE "/C:/Users/ADMINI~1/AppData/Local/Temp/TempPic/%)0AC029OE_W9}ELHM$3JVK.tmp" \* MERGEFORMATINET </w:instrText>
      </w:r>
      <w:r>
        <w:fldChar w:fldCharType="separate"/>
      </w:r>
      <w:r>
        <w:rPr>
          <w:noProof/>
        </w:rPr>
        <mc:AlternateContent>
          <mc:Choice Requires="wps">
            <w:drawing>
              <wp:inline distT="0" distB="0" distL="0" distR="0">
                <wp:extent cx="308610" cy="308610"/>
                <wp:effectExtent l="0" t="0" r="0" b="0"/>
                <wp:docPr id="288" name="矩形 288" descr="/C:/Users/ADMINI~1/AppData/Local/Temp/TempPic/%)0AC029OE_W9}ELHM$3JVK.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BD5E9" id="矩形 288" o:spid="_x0000_s1026" alt="/C:/Users/ADMINI~1/AppData/Local/Temp/TempPic/%)0AC029OE_W9}ELHM$3JVK.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" filled="f" stroked="f">
                <o:lock v:ext="edit" aspectratio="t"/>
                <w10:anchorlock/>
              </v:rect>
            </w:pict>
          </mc:Fallback>
        </mc:AlternateContent>
      </w:r>
      <w:r>
        <w:fldChar w:fldCharType="end"/>
      </w:r>
      <w:r>
        <w:t>后，模型修改为：</w:t>
      </w:r>
    </w:p>
    <w:p w:rsidR="007D4915" w:rsidRDefault="007D4915" w:rsidP="007D4915">
      <w:r>
        <w:lastRenderedPageBreak/>
        <w:fldChar w:fldCharType="begin"/>
      </w:r>
      <w:r>
        <w:instrText xml:space="preserve"> INCLUDEPICTURE "https://img-blog.csdn.net/20131120105112312" \* MERGEFORMATINET </w:instrText>
      </w:r>
      <w:r>
        <w:fldChar w:fldCharType="separate"/>
      </w:r>
      <w:r>
        <w:rPr>
          <w:noProof/>
        </w:rPr>
        <w:drawing>
          <wp:inline distT="0" distB="0" distL="0" distR="0">
            <wp:extent cx="5018405" cy="627380"/>
            <wp:effectExtent l="0" t="0" r="0" b="0"/>
            <wp:docPr id="287" name="图片 287" descr="https://img-blog.csdn.net/201311201051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img-blog.csdn.net/201311201051123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018405" cy="627380"/>
                    </a:xfrm>
                    <a:prstGeom prst="rect">
                      <a:avLst/>
                    </a:prstGeom>
                    <a:noFill/>
                    <a:ln>
                      <a:noFill/>
                    </a:ln>
                  </pic:spPr>
                </pic:pic>
              </a:graphicData>
            </a:graphic>
          </wp:inline>
        </w:drawing>
      </w:r>
      <w:r>
        <w:fldChar w:fldCharType="end"/>
      </w:r>
    </w:p>
    <w:p w:rsidR="007D4915" w:rsidRDefault="007D4915" w:rsidP="007D4915">
      <w:pPr>
        <w:pStyle w:val="a5"/>
      </w:pPr>
      <w:r>
        <w:fldChar w:fldCharType="begin"/>
      </w:r>
      <w:r>
        <w:instrText xml:space="preserve"> INCLUDEPICTURE "https://img-blog.csdn.net/20131120105326156" \* MERGEFORMATINET </w:instrText>
      </w:r>
      <w:r>
        <w:fldChar w:fldCharType="separate"/>
      </w:r>
      <w:r>
        <w:rPr>
          <w:noProof/>
        </w:rPr>
        <w:drawing>
          <wp:inline distT="0" distB="0" distL="0" distR="0">
            <wp:extent cx="1680210" cy="414655"/>
            <wp:effectExtent l="0" t="0" r="0" b="4445"/>
            <wp:docPr id="286" name="图片 286" descr="https://img-blog.csdn.net/2013112010532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mg-blog.csdn.net/2013112010532615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80210" cy="414655"/>
                    </a:xfrm>
                    <a:prstGeom prst="rect">
                      <a:avLst/>
                    </a:prstGeom>
                    <a:noFill/>
                    <a:ln>
                      <a:noFill/>
                    </a:ln>
                  </pic:spPr>
                </pic:pic>
              </a:graphicData>
            </a:graphic>
          </wp:inline>
        </w:drawing>
      </w:r>
      <w:r>
        <w:fldChar w:fldCharType="end"/>
      </w:r>
    </w:p>
    <w:p w:rsidR="007D4915" w:rsidRDefault="007D4915" w:rsidP="007D4915">
      <w:pPr>
        <w:pStyle w:val="a5"/>
      </w:pPr>
      <w:r>
        <w:t>    从而最终我们的问题变为：</w:t>
      </w:r>
    </w:p>
    <w:p w:rsidR="007D4915" w:rsidRDefault="007D4915" w:rsidP="007D4915">
      <w:pPr>
        <w:pStyle w:val="a5"/>
      </w:pPr>
      <w:r>
        <w:fldChar w:fldCharType="begin"/>
      </w:r>
      <w:r>
        <w:instrText xml:space="preserve"> INCLUDEPICTURE "https://img-blog.csdn.net/20131120105753218" \* MERGEFORMATINET </w:instrText>
      </w:r>
      <w:r>
        <w:fldChar w:fldCharType="separate"/>
      </w:r>
      <w:r>
        <w:rPr>
          <w:noProof/>
        </w:rPr>
        <w:drawing>
          <wp:inline distT="0" distB="0" distL="0" distR="0">
            <wp:extent cx="5901055" cy="2073275"/>
            <wp:effectExtent l="0" t="0" r="4445" b="0"/>
            <wp:docPr id="285" name="图片 285" descr="https://img-blog.csdn.net/201311201057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img-blog.csdn.net/2013112010575321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01055" cy="2073275"/>
                    </a:xfrm>
                    <a:prstGeom prst="rect">
                      <a:avLst/>
                    </a:prstGeom>
                    <a:noFill/>
                    <a:ln>
                      <a:noFill/>
                    </a:ln>
                  </pic:spPr>
                </pic:pic>
              </a:graphicData>
            </a:graphic>
          </wp:inline>
        </w:drawing>
      </w:r>
      <w: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下面要解决的问题是：在</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"https://img-blog.csdn.net/20140917223126859"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892300" cy="223520"/>
            <wp:effectExtent l="0" t="0" r="0" b="5080"/>
            <wp:docPr id="284" name="图片 284" descr="https://img-blog.csdn.net/2014091722312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img-blog.csdn.net/2014091722312685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92300" cy="22352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上求上述目标函数的最小值。为了求解这些乘子，每次从中任意抽取两个乘子</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"https://img-blog.csdn.net/20140917223344501"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83" name="图片 283"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和</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"https://img-blog.csdn.net/20140917223154718"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82" name="图片 282"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，然后固定</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"https://img-blog.csdn.net/20140917223344501"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81" name="图片 281"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和</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"https://img-blog.csdn.net/20140917223154718"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80" name="图片 280"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以外的其它乘子</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"https://img-blog.csdn.net/20140917223413501"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180465" cy="223520"/>
            <wp:effectExtent l="0" t="0" r="635" b="5080"/>
            <wp:docPr id="279" name="图片 279" descr="https://img-blog.csdn.net/2014091722341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img-blog.csdn.net/2014091722341350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180465" cy="22352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，使得目标函数只是关于</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"https://img-blog.csdn.net/20140917223344501"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78" name="图片 278"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和</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"https://img-blog.csdn.net/20140917223154718"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77" name="图片 277"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的函数。这样，不断的从一堆乘子中任意抽取两个求解，不断的迭代求解子问题，最终达到求解原问题的目的。</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而原对偶问题的子问题的目标函数可以表达为：</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"https://img-blog.csdn.net/20140909162540829"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5847715" cy="446405"/>
            <wp:effectExtent l="0" t="0" r="0" b="0"/>
            <wp:docPr id="276" name="图片 276" descr="https://img-blog.csdn.net/2014090916254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img-blog.csdn.net/2014090916254082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847715" cy="44640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pPr>
      <w:r>
        <w:rPr>
          <w:rFonts w:ascii="tahoma" w:hAnsi="tahoma" w:cs="tahoma"/>
          <w:color w:val="333333"/>
          <w:sz w:val="21"/>
          <w:szCs w:val="21"/>
        </w:rPr>
        <w:t xml:space="preserve">    </w:t>
      </w:r>
      <w:r>
        <w:rPr>
          <w:rFonts w:ascii="tahoma" w:hAnsi="tahoma" w:cs="tahoma"/>
          <w:color w:val="333333"/>
          <w:sz w:val="21"/>
          <w:szCs w:val="21"/>
        </w:rPr>
        <w:t>其中</w:t>
      </w:r>
    </w:p>
    <w:p w:rsidR="007D4915" w:rsidRDefault="007D4915" w:rsidP="007D4915">
      <w:pPr>
        <w:pStyle w:val="a5"/>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"https://img-blog.csdn.net/20140909162911265"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3838575" cy="925195"/>
            <wp:effectExtent l="0" t="0" r="0" b="1905"/>
            <wp:docPr id="275" name="图片 275" descr="https://img-blog.csdn.net/201409091629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img-blog.csdn.net/2014090916291126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38575" cy="925195"/>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lastRenderedPageBreak/>
        <w:t xml:space="preserve">    </w:t>
      </w:r>
      <w:r>
        <w:rPr>
          <w:rFonts w:ascii="tahoma" w:hAnsi="tahoma" w:cs="tahoma"/>
          <w:color w:val="333333"/>
          <w:sz w:val="21"/>
          <w:szCs w:val="21"/>
        </w:rPr>
        <w:t>为了解决这个子问题，首要问题便是每次如何选取</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"https://img-blog.csdn.net/20140917223344501"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74" name="图片 274"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和</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"https://img-blog.csdn.net/20140917223154718"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191135" cy="148590"/>
            <wp:effectExtent l="0" t="0" r="0" b="3810"/>
            <wp:docPr id="273" name="图片 273"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。实际上，其中一个乘子是违法</w:t>
      </w:r>
      <w:r>
        <w:rPr>
          <w:rFonts w:ascii="tahoma" w:hAnsi="tahoma" w:cs="tahoma"/>
          <w:color w:val="333333"/>
          <w:sz w:val="21"/>
          <w:szCs w:val="21"/>
        </w:rPr>
        <w:t>KKT</w:t>
      </w:r>
      <w:r>
        <w:rPr>
          <w:rFonts w:ascii="tahoma" w:hAnsi="tahoma" w:cs="tahoma"/>
          <w:color w:val="333333"/>
          <w:sz w:val="21"/>
          <w:szCs w:val="21"/>
        </w:rPr>
        <w:t>条件最严重的，另外一个乘子则由另一个约束条件选取。</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根据</w:t>
      </w:r>
      <w:r>
        <w:rPr>
          <w:rFonts w:ascii="tahoma" w:hAnsi="tahoma" w:cs="tahoma"/>
          <w:color w:val="333333"/>
          <w:sz w:val="21"/>
          <w:szCs w:val="21"/>
        </w:rPr>
        <w:t>KKT</w:t>
      </w:r>
      <w:r>
        <w:rPr>
          <w:rFonts w:ascii="tahoma" w:hAnsi="tahoma" w:cs="tahoma"/>
          <w:color w:val="333333"/>
          <w:sz w:val="21"/>
          <w:szCs w:val="21"/>
        </w:rPr>
        <w:t>条件可以得出目标函数中</w:t>
      </w: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"https://img-blog.csdn.net/20131111195824031"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287020" cy="201930"/>
            <wp:effectExtent l="0" t="0" r="5080" b="1270"/>
            <wp:docPr id="272" name="图片 272"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rPr>
          <w:rFonts w:ascii="tahoma" w:hAnsi="tahoma" w:cs="tahoma"/>
          <w:color w:val="333333"/>
          <w:sz w:val="21"/>
          <w:szCs w:val="21"/>
        </w:rPr>
        <w:fldChar w:fldCharType="end"/>
      </w:r>
      <w:r>
        <w:rPr>
          <w:rFonts w:ascii="tahoma" w:hAnsi="tahoma" w:cs="tahoma"/>
          <w:color w:val="333333"/>
          <w:sz w:val="21"/>
          <w:szCs w:val="21"/>
        </w:rPr>
        <w:t>取值的意义：</w:t>
      </w:r>
    </w:p>
    <w:p w:rsidR="007D4915" w:rsidRDefault="007D4915" w:rsidP="007D4915">
      <w:pPr>
        <w:pStyle w:val="a5"/>
        <w:spacing w:before="240" w:beforeAutospacing="0" w:after="240" w:afterAutospacing="0" w:line="300" w:lineRule="atLeast"/>
        <w:rPr>
          <w:rFonts w:ascii="tahoma" w:hAnsi="tahoma" w:cs="tahoma"/>
          <w:color w:val="333333"/>
          <w:sz w:val="21"/>
          <w:szCs w:val="21"/>
        </w:rPr>
      </w:pPr>
      <w:r>
        <w:rPr>
          <w:rFonts w:ascii="tahoma" w:hAnsi="tahoma" w:cs="tahoma"/>
          <w:color w:val="333333"/>
          <w:sz w:val="21"/>
          <w:szCs w:val="21"/>
        </w:rPr>
        <w:fldChar w:fldCharType="begin"/>
      </w:r>
      <w:r>
        <w:rPr>
          <w:rFonts w:ascii="tahoma" w:hAnsi="tahoma" w:cs="tahoma"/>
          <w:color w:val="333333"/>
          <w:sz w:val="21"/>
          <w:szCs w:val="21"/>
        </w:rPr>
        <w:instrText xml:space="preserve"> INCLUDEPICTURE "https://img-blog.csdn.net/20131120105843187" \* MERGEFORMATINET </w:instrText>
      </w:r>
      <w:r>
        <w:rPr>
          <w:rFonts w:ascii="tahoma" w:hAnsi="tahoma" w:cs="tahoma"/>
          <w:color w:val="333333"/>
          <w:sz w:val="21"/>
          <w:szCs w:val="21"/>
        </w:rPr>
        <w:fldChar w:fldCharType="separate"/>
      </w:r>
      <w:r>
        <w:rPr>
          <w:rFonts w:ascii="tahoma" w:hAnsi="tahoma" w:cs="tahoma"/>
          <w:noProof/>
          <w:color w:val="333333"/>
          <w:sz w:val="21"/>
          <w:szCs w:val="21"/>
        </w:rPr>
        <w:drawing>
          <wp:inline distT="0" distB="0" distL="0" distR="0">
            <wp:extent cx="2924175" cy="1424940"/>
            <wp:effectExtent l="0" t="0" r="0" b="0"/>
            <wp:docPr id="271" name="图片 271" descr="https://img-blog.csdn.net/2013112010584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img-blog.csdn.net/2013112010584318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24175" cy="1424940"/>
                    </a:xfrm>
                    <a:prstGeom prst="rect">
                      <a:avLst/>
                    </a:prstGeom>
                    <a:noFill/>
                    <a:ln>
                      <a:noFill/>
                    </a:ln>
                  </pic:spPr>
                </pic:pic>
              </a:graphicData>
            </a:graphic>
          </wp:inline>
        </w:drawing>
      </w:r>
      <w:r>
        <w:rPr>
          <w:rFonts w:ascii="tahoma" w:hAnsi="tahoma" w:cs="tahoma"/>
          <w:color w:val="333333"/>
          <w:sz w:val="21"/>
          <w:szCs w:val="21"/>
        </w:rPr>
        <w:fldChar w:fldCharType="end"/>
      </w:r>
    </w:p>
    <w:p w:rsidR="007D4915" w:rsidRDefault="007D4915" w:rsidP="007D4915">
      <w:pPr>
        <w:rPr>
          <w:rFonts w:ascii="宋体" w:hAnsi="宋体" w:cs="宋体"/>
        </w:rPr>
      </w:pPr>
      <w:r>
        <w:t>    这里的</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70" name="图片 270"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还是拉格朗日乘子：</w:t>
      </w:r>
    </w:p>
    <w:p w:rsidR="007D4915" w:rsidRDefault="007D4915" w:rsidP="007D4915">
      <w:pPr>
        <w:widowControl/>
        <w:numPr>
          <w:ilvl w:val="0"/>
          <w:numId w:val="11"/>
        </w:numPr>
        <w:spacing w:before="100" w:beforeAutospacing="1" w:after="100" w:afterAutospacing="1"/>
        <w:jc w:val="left"/>
      </w:pPr>
      <w:r>
        <w:t>对于第1种情况，表明</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9" name="图片 269"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是正常分类，在间隔边界内部（我们知道正确分类的点</w:t>
      </w:r>
      <w:r>
        <w:fldChar w:fldCharType="begin"/>
      </w:r>
      <w:r>
        <w:instrText xml:space="preserve"> INCLUDEPICTURE "https://img-blog.csdn.net/20140917223345468" \* MERGEFORMATINET </w:instrText>
      </w:r>
      <w:r>
        <w:fldChar w:fldCharType="separate"/>
      </w:r>
      <w:r>
        <w:rPr>
          <w:noProof/>
        </w:rPr>
        <w:drawing>
          <wp:inline distT="0" distB="0" distL="0" distR="0">
            <wp:extent cx="1084580" cy="223520"/>
            <wp:effectExtent l="0" t="0" r="0" b="5080"/>
            <wp:docPr id="268" name="图片 268" descr="https://img-blog.csdn.net/2014091722334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img-blog.csdn.net/2014091722334546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084580" cy="223520"/>
                    </a:xfrm>
                    <a:prstGeom prst="rect">
                      <a:avLst/>
                    </a:prstGeom>
                    <a:noFill/>
                    <a:ln>
                      <a:noFill/>
                    </a:ln>
                  </pic:spPr>
                </pic:pic>
              </a:graphicData>
            </a:graphic>
          </wp:inline>
        </w:drawing>
      </w:r>
      <w:r>
        <w:fldChar w:fldCharType="end"/>
      </w:r>
      <w:r>
        <w:t>）；</w:t>
      </w:r>
    </w:p>
    <w:p w:rsidR="007D4915" w:rsidRDefault="007D4915" w:rsidP="007D4915">
      <w:pPr>
        <w:widowControl/>
        <w:numPr>
          <w:ilvl w:val="0"/>
          <w:numId w:val="11"/>
        </w:numPr>
        <w:spacing w:before="100" w:beforeAutospacing="1" w:after="100" w:afterAutospacing="1"/>
        <w:jc w:val="left"/>
      </w:pPr>
      <w:r>
        <w:t>对于第2种情况，表明了</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7" name="图片 267"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是支持向量，在间隔边界上；</w:t>
      </w:r>
    </w:p>
    <w:p w:rsidR="007D4915" w:rsidRDefault="007D4915" w:rsidP="007D4915">
      <w:pPr>
        <w:widowControl/>
        <w:numPr>
          <w:ilvl w:val="0"/>
          <w:numId w:val="11"/>
        </w:numPr>
        <w:spacing w:before="100" w:beforeAutospacing="1" w:after="100" w:afterAutospacing="1"/>
        <w:jc w:val="left"/>
      </w:pPr>
      <w:r>
        <w:t>对于第3种情况，表明了</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6" name="图片 266"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是在两条间隔边界之间；</w:t>
      </w:r>
    </w:p>
    <w:p w:rsidR="007D4915" w:rsidRDefault="007D4915" w:rsidP="007D4915">
      <w:r>
        <w:t>    而最优解需要满足KKT条件，即上述3个条件都得满足，以下几种情况出现将会出现不满足：</w:t>
      </w:r>
    </w:p>
    <w:p w:rsidR="007D4915" w:rsidRDefault="007D4915" w:rsidP="007D4915">
      <w:pPr>
        <w:widowControl/>
        <w:numPr>
          <w:ilvl w:val="0"/>
          <w:numId w:val="12"/>
        </w:numPr>
        <w:spacing w:before="100" w:beforeAutospacing="1" w:after="100" w:afterAutospacing="1"/>
        <w:jc w:val="left"/>
      </w:pPr>
      <w:r>
        <w:fldChar w:fldCharType="begin"/>
      </w:r>
      <w:r>
        <w:instrText xml:space="preserve"> INCLUDEPICTURE "https://img-blog.csdn.net/20131120105945093" \* MERGEFORMATINET </w:instrText>
      </w:r>
      <w:r>
        <w:fldChar w:fldCharType="separate"/>
      </w:r>
      <w:r>
        <w:rPr>
          <w:noProof/>
        </w:rPr>
        <w:drawing>
          <wp:inline distT="0" distB="0" distL="0" distR="0">
            <wp:extent cx="457200" cy="340360"/>
            <wp:effectExtent l="0" t="0" r="0" b="2540"/>
            <wp:docPr id="265" name="图片 265" descr="https://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img-blog.csdn.net/2013112010594509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57200" cy="340360"/>
                    </a:xfrm>
                    <a:prstGeom prst="rect">
                      <a:avLst/>
                    </a:prstGeom>
                    <a:noFill/>
                    <a:ln>
                      <a:noFill/>
                    </a:ln>
                  </pic:spPr>
                </pic:pic>
              </a:graphicData>
            </a:graphic>
          </wp:inline>
        </w:drawing>
      </w:r>
      <w:r>
        <w:fldChar w:fldCharType="end"/>
      </w:r>
      <w:r>
        <w:t>&lt;=1但是</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4" name="图片 264"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&lt;C则是不满足的，而原本</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3" name="图片 263"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=C</w:t>
      </w:r>
    </w:p>
    <w:p w:rsidR="007D4915" w:rsidRDefault="007D4915" w:rsidP="007D4915">
      <w:pPr>
        <w:widowControl/>
        <w:numPr>
          <w:ilvl w:val="0"/>
          <w:numId w:val="12"/>
        </w:numPr>
        <w:spacing w:before="100" w:beforeAutospacing="1" w:after="100" w:afterAutospacing="1"/>
        <w:jc w:val="left"/>
      </w:pPr>
      <w:r>
        <w:fldChar w:fldCharType="begin"/>
      </w:r>
      <w:r>
        <w:instrText xml:space="preserve"> INCLUDEPICTURE "https://img-blog.csdn.net/20131120105945093" \* MERGEFORMATINET </w:instrText>
      </w:r>
      <w:r>
        <w:fldChar w:fldCharType="separate"/>
      </w:r>
      <w:r>
        <w:rPr>
          <w:noProof/>
        </w:rPr>
        <w:drawing>
          <wp:inline distT="0" distB="0" distL="0" distR="0">
            <wp:extent cx="457200" cy="340360"/>
            <wp:effectExtent l="0" t="0" r="0" b="2540"/>
            <wp:docPr id="262" name="图片 262" descr="https://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img-blog.csdn.net/2013112010594509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57200" cy="340360"/>
                    </a:xfrm>
                    <a:prstGeom prst="rect">
                      <a:avLst/>
                    </a:prstGeom>
                    <a:noFill/>
                    <a:ln>
                      <a:noFill/>
                    </a:ln>
                  </pic:spPr>
                </pic:pic>
              </a:graphicData>
            </a:graphic>
          </wp:inline>
        </w:drawing>
      </w:r>
      <w:r>
        <w:fldChar w:fldCharType="end"/>
      </w:r>
      <w:r>
        <w:t>&gt;=1但是</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1" name="图片 261"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&gt;0则是不满足的，而原本</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60" name="图片 260"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=0</w:t>
      </w:r>
    </w:p>
    <w:p w:rsidR="007D4915" w:rsidRDefault="007D4915" w:rsidP="007D4915">
      <w:pPr>
        <w:widowControl/>
        <w:numPr>
          <w:ilvl w:val="0"/>
          <w:numId w:val="12"/>
        </w:numPr>
        <w:spacing w:before="100" w:beforeAutospacing="1" w:after="100" w:afterAutospacing="1"/>
        <w:jc w:val="left"/>
      </w:pPr>
      <w:r>
        <w:fldChar w:fldCharType="begin"/>
      </w:r>
      <w:r>
        <w:instrText xml:space="preserve"> INCLUDEPICTURE "https://img-blog.csdn.net/20131120105945093" \* MERGEFORMATINET </w:instrText>
      </w:r>
      <w:r>
        <w:fldChar w:fldCharType="separate"/>
      </w:r>
      <w:r>
        <w:rPr>
          <w:noProof/>
        </w:rPr>
        <w:drawing>
          <wp:inline distT="0" distB="0" distL="0" distR="0">
            <wp:extent cx="457200" cy="340360"/>
            <wp:effectExtent l="0" t="0" r="0" b="2540"/>
            <wp:docPr id="259" name="图片 259" descr="https://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mg-blog.csdn.net/2013112010594509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57200" cy="340360"/>
                    </a:xfrm>
                    <a:prstGeom prst="rect">
                      <a:avLst/>
                    </a:prstGeom>
                    <a:noFill/>
                    <a:ln>
                      <a:noFill/>
                    </a:ln>
                  </pic:spPr>
                </pic:pic>
              </a:graphicData>
            </a:graphic>
          </wp:inline>
        </w:drawing>
      </w:r>
      <w:r>
        <w:fldChar w:fldCharType="end"/>
      </w:r>
      <w:r>
        <w:t>=1但是</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58" name="图片 258"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=0或者</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57" name="图片 257"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=C则表明不满足的，而原本应该是0&lt;</w:t>
      </w:r>
      <w:r>
        <w:fldChar w:fldCharType="begin"/>
      </w:r>
      <w:r>
        <w:instrText xml:space="preserve"> INCLUDEPICTURE "https://img-blog.csdn.net/20131111195824031" \* MERGEFORMATINET </w:instrText>
      </w:r>
      <w:r>
        <w:fldChar w:fldCharType="separate"/>
      </w:r>
      <w:r>
        <w:rPr>
          <w:noProof/>
        </w:rPr>
        <w:drawing>
          <wp:inline distT="0" distB="0" distL="0" distR="0">
            <wp:extent cx="287020" cy="201930"/>
            <wp:effectExtent l="0" t="0" r="5080" b="1270"/>
            <wp:docPr id="256" name="图片 256" descr="https://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img-blog.csdn.net/201311111958240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020" cy="201930"/>
                    </a:xfrm>
                    <a:prstGeom prst="rect">
                      <a:avLst/>
                    </a:prstGeom>
                    <a:noFill/>
                    <a:ln>
                      <a:noFill/>
                    </a:ln>
                  </pic:spPr>
                </pic:pic>
              </a:graphicData>
            </a:graphic>
          </wp:inline>
        </w:drawing>
      </w:r>
      <w:r>
        <w:fldChar w:fldCharType="end"/>
      </w:r>
      <w:r>
        <w:t>&lt;C</w:t>
      </w:r>
    </w:p>
    <w:p w:rsidR="007D4915" w:rsidRDefault="007D4915" w:rsidP="007D4915">
      <w:r>
        <w:t>    也就是说，如果存在不满足KKT条件的</w:t>
      </w:r>
      <w:r>
        <w:fldChar w:fldCharType="begin"/>
      </w:r>
      <w:r>
        <w:instrText xml:space="preserve"> INCLUDEPICTURE "https://img-blog.csdn.net/20140917223408203" \* MERGEFORMATINET </w:instrText>
      </w:r>
      <w:r>
        <w:fldChar w:fldCharType="separate"/>
      </w:r>
      <w:r>
        <w:rPr>
          <w:noProof/>
        </w:rPr>
        <w:drawing>
          <wp:inline distT="0" distB="0" distL="0" distR="0">
            <wp:extent cx="180975" cy="148590"/>
            <wp:effectExtent l="0" t="0" r="0" b="3810"/>
            <wp:docPr id="255" name="图片 255" descr="https://img-blog.csdn.net/2014091722340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img-blog.csdn.net/2014091722340820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fldChar w:fldCharType="end"/>
      </w:r>
      <w:r>
        <w:t>，那么需要更新这些</w:t>
      </w:r>
      <w:r>
        <w:fldChar w:fldCharType="begin"/>
      </w:r>
      <w:r>
        <w:instrText xml:space="preserve"> INCLUDEPICTURE "https://img-blog.csdn.net/20140917223408203" \* MERGEFORMATINET </w:instrText>
      </w:r>
      <w:r>
        <w:fldChar w:fldCharType="separate"/>
      </w:r>
      <w:r>
        <w:rPr>
          <w:noProof/>
        </w:rPr>
        <w:drawing>
          <wp:inline distT="0" distB="0" distL="0" distR="0">
            <wp:extent cx="180975" cy="148590"/>
            <wp:effectExtent l="0" t="0" r="0" b="3810"/>
            <wp:docPr id="254" name="图片 254" descr="https://img-blog.csdn.net/2014091722340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img-blog.csdn.net/2014091722340820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fldChar w:fldCharType="end"/>
      </w:r>
      <w:r>
        <w:t>，这是第一</w:t>
      </w:r>
      <w:r>
        <w:lastRenderedPageBreak/>
        <w:t>个约束条件。此外，更新的同时还要受到第二个约束条件的限制，即。</w:t>
      </w:r>
    </w:p>
    <w:p w:rsidR="007D4915" w:rsidRDefault="007D4915" w:rsidP="007D4915">
      <w:r>
        <w:t>    因此，如果假设选择的两个乘子</w:t>
      </w:r>
      <w:r>
        <w:fldChar w:fldCharType="begin"/>
      </w:r>
      <w:r>
        <w:instrText xml:space="preserve"> INCLUDEPICTURE "https://img-blog.csdn.net/20140917211258703" \* MERGEFORMATINET </w:instrText>
      </w:r>
      <w:r>
        <w:fldChar w:fldCharType="separate"/>
      </w:r>
      <w:r>
        <w:rPr>
          <w:noProof/>
        </w:rPr>
        <w:drawing>
          <wp:inline distT="0" distB="0" distL="0" distR="0">
            <wp:extent cx="201930" cy="148590"/>
            <wp:effectExtent l="0" t="0" r="1270" b="3810"/>
            <wp:docPr id="253" name="图片 253" descr="https://img-blog.csdn.net/201409172112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img-blog.csdn.net/2014091721125870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1930" cy="148590"/>
                    </a:xfrm>
                    <a:prstGeom prst="rect">
                      <a:avLst/>
                    </a:prstGeom>
                    <a:noFill/>
                    <a:ln>
                      <a:noFill/>
                    </a:ln>
                  </pic:spPr>
                </pic:pic>
              </a:graphicData>
            </a:graphic>
          </wp:inline>
        </w:drawing>
      </w:r>
      <w:r>
        <w:fldChar w:fldCharType="end"/>
      </w:r>
      <w:r>
        <w:t>和</w:t>
      </w:r>
      <w:r>
        <w:fldChar w:fldCharType="begin"/>
      </w:r>
      <w:r>
        <w:instrText xml:space="preserve"> INCLUDEPICTURE "https://img-blog.csdn.net/20140917211309656" \* MERGEFORMATINET </w:instrText>
      </w:r>
      <w:r>
        <w:fldChar w:fldCharType="separate"/>
      </w:r>
      <w:r>
        <w:rPr>
          <w:noProof/>
        </w:rPr>
        <w:drawing>
          <wp:inline distT="0" distB="0" distL="0" distR="0">
            <wp:extent cx="201930" cy="148590"/>
            <wp:effectExtent l="0" t="0" r="1270" b="3810"/>
            <wp:docPr id="252" name="图片 252" descr="https://img-blog.csdn.net/2014091721130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img-blog.csdn.net/2014091721130965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1930" cy="148590"/>
                    </a:xfrm>
                    <a:prstGeom prst="rect">
                      <a:avLst/>
                    </a:prstGeom>
                    <a:noFill/>
                    <a:ln>
                      <a:noFill/>
                    </a:ln>
                  </pic:spPr>
                </pic:pic>
              </a:graphicData>
            </a:graphic>
          </wp:inline>
        </w:drawing>
      </w:r>
      <w:r>
        <w:fldChar w:fldCharType="end"/>
      </w:r>
      <w:r>
        <w:t>，它们在更新之前分别是</w:t>
      </w:r>
      <w:r>
        <w:fldChar w:fldCharType="begin"/>
      </w:r>
      <w:r>
        <w:instrText xml:space="preserve"> INCLUDEPICTURE "https://img-blog.csdn.net/20140917211529672" \* MERGEFORMATINET </w:instrText>
      </w:r>
      <w:r>
        <w:fldChar w:fldCharType="separate"/>
      </w:r>
      <w:r>
        <w:rPr>
          <w:noProof/>
        </w:rPr>
        <w:drawing>
          <wp:inline distT="0" distB="0" distL="0" distR="0">
            <wp:extent cx="329565" cy="255270"/>
            <wp:effectExtent l="0" t="0" r="635" b="0"/>
            <wp:docPr id="251" name="图片 251" descr="https://img-blog.csdn.net/201409172115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img-blog.csdn.net/2014091721152967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fldChar w:fldCharType="end"/>
      </w:r>
      <w:r>
        <w:t>、</w:t>
      </w:r>
      <w:r>
        <w:fldChar w:fldCharType="begin"/>
      </w:r>
      <w:r>
        <w:instrText xml:space="preserve"> INCLUDEPICTURE "https://img-blog.csdn.net/20140917211547878" \* MERGEFORMATINET </w:instrText>
      </w:r>
      <w:r>
        <w:fldChar w:fldCharType="separate"/>
      </w:r>
      <w:r>
        <w:rPr>
          <w:noProof/>
        </w:rPr>
        <w:drawing>
          <wp:inline distT="0" distB="0" distL="0" distR="0">
            <wp:extent cx="329565" cy="255270"/>
            <wp:effectExtent l="0" t="0" r="635" b="0"/>
            <wp:docPr id="250" name="图片 250" descr="https://img-blog.csdn.net/201409172115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img-blog.csdn.net/2014091721154787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fldChar w:fldCharType="end"/>
      </w:r>
      <w:r>
        <w:t>，更新之后分别是</w:t>
      </w:r>
      <w:r>
        <w:fldChar w:fldCharType="begin"/>
      </w:r>
      <w:r>
        <w:instrText xml:space="preserve"> INCLUDEPICTURE "https://img-blog.csdn.net/20140917211603025" \* MERGEFORMATINET </w:instrText>
      </w:r>
      <w:r>
        <w:fldChar w:fldCharType="separate"/>
      </w:r>
      <w:r>
        <w:rPr>
          <w:noProof/>
        </w:rPr>
        <w:drawing>
          <wp:inline distT="0" distB="0" distL="0" distR="0">
            <wp:extent cx="393700" cy="212725"/>
            <wp:effectExtent l="0" t="0" r="0" b="3175"/>
            <wp:docPr id="249" name="图片 249" descr="https://img-blog.csdn.net/201409172116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img-blog.csdn.net/2014091721160302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48" name="图片 248"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，那么更新前后的值需要满足以下等式才能保证和为0的约束：</w:t>
      </w:r>
    </w:p>
    <w:p w:rsidR="007D4915" w:rsidRDefault="007D4915" w:rsidP="007D4915">
      <w:pPr>
        <w:pStyle w:val="a5"/>
        <w:spacing w:before="0" w:beforeAutospacing="0" w:after="0" w:afterAutospacing="0"/>
        <w:ind w:left="600"/>
      </w:pPr>
      <w:r>
        <w:fldChar w:fldCharType="begin"/>
      </w:r>
      <w:r>
        <w:instrText xml:space="preserve"> INCLUDEPICTURE "https://img-blog.csdn.net/20140917211428859" \* MERGEFORMATINET </w:instrText>
      </w:r>
      <w:r>
        <w:fldChar w:fldCharType="separate"/>
      </w:r>
      <w:r>
        <w:rPr>
          <w:noProof/>
        </w:rPr>
        <w:drawing>
          <wp:inline distT="0" distB="0" distL="0" distR="0">
            <wp:extent cx="3126105" cy="255270"/>
            <wp:effectExtent l="0" t="0" r="0" b="0"/>
            <wp:docPr id="247" name="图片 247" descr="https://img-blog.csdn.net/2014091721142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img-blog.csdn.net/2014091721142885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26105" cy="255270"/>
                    </a:xfrm>
                    <a:prstGeom prst="rect">
                      <a:avLst/>
                    </a:prstGeom>
                    <a:noFill/>
                    <a:ln>
                      <a:noFill/>
                    </a:ln>
                  </pic:spPr>
                </pic:pic>
              </a:graphicData>
            </a:graphic>
          </wp:inline>
        </w:drawing>
      </w:r>
      <w:r>
        <w:fldChar w:fldCharType="end"/>
      </w:r>
    </w:p>
    <w:p w:rsidR="007D4915" w:rsidRDefault="007D4915" w:rsidP="007D4915">
      <w:r>
        <w:t>    其中，</w:t>
      </w:r>
      <w:r>
        <w:fldChar w:fldCharType="begin"/>
      </w:r>
      <w:r>
        <w:instrText xml:space="preserve"> INCLUDEPICTURE "https://img-blog.csdn.net/20140917211751882" \* MERGEFORMATINET </w:instrText>
      </w:r>
      <w:r>
        <w:fldChar w:fldCharType="separate"/>
      </w:r>
      <w:r>
        <w:rPr>
          <w:noProof/>
        </w:rPr>
        <w:drawing>
          <wp:inline distT="0" distB="0" distL="0" distR="0">
            <wp:extent cx="106045" cy="201930"/>
            <wp:effectExtent l="0" t="0" r="0" b="1270"/>
            <wp:docPr id="246" name="图片 246" descr="https://img-blog.csdn.net/2014091721175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img-blog.csdn.net/2014091721175188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fldChar w:fldCharType="end"/>
      </w:r>
      <w:r>
        <w:t>是常数。</w:t>
      </w:r>
    </w:p>
    <w:p w:rsidR="007D4915" w:rsidRDefault="007D4915" w:rsidP="007D4915">
      <w:r>
        <w:t>    两个因子不好同时求解，所以可先求第二个乘子</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45" name="图片 245"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的解（</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44" name="图片 244"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），得到</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43" name="图片 243"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的解（</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42" name="图片 242"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）之后，再用</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41" name="图片 241"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的解（</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40" name="图片 240"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）表示</w:t>
      </w:r>
      <w:r>
        <w:fldChar w:fldCharType="begin"/>
      </w:r>
      <w:r>
        <w:instrText xml:space="preserve"> INCLUDEPICTURE "https://img-blog.csdn.net/20140917211258703" \* MERGEFORMATINET </w:instrText>
      </w:r>
      <w:r>
        <w:fldChar w:fldCharType="separate"/>
      </w:r>
      <w:r>
        <w:rPr>
          <w:noProof/>
        </w:rPr>
        <w:drawing>
          <wp:inline distT="0" distB="0" distL="0" distR="0">
            <wp:extent cx="201930" cy="148590"/>
            <wp:effectExtent l="0" t="0" r="1270" b="3810"/>
            <wp:docPr id="239" name="图片 239" descr="https://img-blog.csdn.net/201409172112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mg-blog.csdn.net/2014091721125870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1930" cy="148590"/>
                    </a:xfrm>
                    <a:prstGeom prst="rect">
                      <a:avLst/>
                    </a:prstGeom>
                    <a:noFill/>
                    <a:ln>
                      <a:noFill/>
                    </a:ln>
                  </pic:spPr>
                </pic:pic>
              </a:graphicData>
            </a:graphic>
          </wp:inline>
        </w:drawing>
      </w:r>
      <w:r>
        <w:fldChar w:fldCharType="end"/>
      </w:r>
      <w:r>
        <w:t>的解（</w:t>
      </w:r>
      <w:r>
        <w:fldChar w:fldCharType="begin"/>
      </w:r>
      <w:r>
        <w:instrText xml:space="preserve"> INCLUDEPICTURE "https://img-blog.csdn.net/20140917211603025" \* MERGEFORMATINET </w:instrText>
      </w:r>
      <w:r>
        <w:fldChar w:fldCharType="separate"/>
      </w:r>
      <w:r>
        <w:rPr>
          <w:noProof/>
        </w:rPr>
        <w:drawing>
          <wp:inline distT="0" distB="0" distL="0" distR="0">
            <wp:extent cx="393700" cy="212725"/>
            <wp:effectExtent l="0" t="0" r="0" b="3175"/>
            <wp:docPr id="238" name="图片 238" descr="https://img-blog.csdn.net/201409172116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img-blog.csdn.net/2014091721160302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w:t>
      </w:r>
    </w:p>
    <w:p w:rsidR="007D4915" w:rsidRDefault="007D4915" w:rsidP="007D4915">
      <w:pPr>
        <w:pStyle w:val="a5"/>
      </w:pPr>
      <w:r>
        <w:t>    为了求解</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37" name="图片 237"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，得先确定</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36" name="图片 236"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rPr>
          <w:color w:val="333333"/>
        </w:rPr>
        <w:t>的取值范围。假设它的上下边界分别为</w:t>
      </w:r>
      <w:r>
        <w:rPr>
          <w:rFonts w:ascii="Arial" w:hAnsi="Arial" w:cs="Arial"/>
          <w:color w:val="333333"/>
        </w:rPr>
        <w:t>H</w:t>
      </w:r>
      <w:r>
        <w:rPr>
          <w:rFonts w:hint="eastAsia"/>
          <w:color w:val="333333"/>
        </w:rPr>
        <w:t>和</w:t>
      </w:r>
      <w:r>
        <w:rPr>
          <w:rFonts w:ascii="Arial" w:hAnsi="Arial" w:cs="Arial"/>
          <w:color w:val="333333"/>
        </w:rPr>
        <w:t>L</w:t>
      </w:r>
      <w:r>
        <w:rPr>
          <w:rFonts w:hint="eastAsia"/>
          <w:color w:val="333333"/>
        </w:rPr>
        <w:t>，那么有：</w:t>
      </w:r>
    </w:p>
    <w:p w:rsidR="007D4915" w:rsidRDefault="007D4915" w:rsidP="007D4915">
      <w:pPr>
        <w:pStyle w:val="a5"/>
      </w:pPr>
      <w:r>
        <w:rPr>
          <w:color w:val="333333"/>
        </w:rPr>
        <w:fldChar w:fldCharType="begin"/>
      </w:r>
      <w:r>
        <w:rPr>
          <w:color w:val="333333"/>
        </w:rPr>
        <w:instrText xml:space="preserve"> INCLUDEPICTURE "https://img-blog.csdn.net/20140917212018772" \* MERGEFORMATINET </w:instrText>
      </w:r>
      <w:r>
        <w:rPr>
          <w:color w:val="333333"/>
        </w:rPr>
        <w:fldChar w:fldCharType="separate"/>
      </w:r>
      <w:r>
        <w:rPr>
          <w:noProof/>
          <w:color w:val="333333"/>
        </w:rPr>
        <w:drawing>
          <wp:inline distT="0" distB="0" distL="0" distR="0">
            <wp:extent cx="1180465" cy="212725"/>
            <wp:effectExtent l="0" t="0" r="635" b="3175"/>
            <wp:docPr id="235" name="图片 235" descr="https://img-blog.csdn.net/2014091721201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img-blog.csdn.net/2014091721201877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80465" cy="212725"/>
                    </a:xfrm>
                    <a:prstGeom prst="rect">
                      <a:avLst/>
                    </a:prstGeom>
                    <a:noFill/>
                    <a:ln>
                      <a:noFill/>
                    </a:ln>
                  </pic:spPr>
                </pic:pic>
              </a:graphicData>
            </a:graphic>
          </wp:inline>
        </w:drawing>
      </w:r>
      <w:r>
        <w:rPr>
          <w:color w:val="333333"/>
        </w:rPr>
        <w:fldChar w:fldCharType="end"/>
      </w:r>
    </w:p>
    <w:p w:rsidR="007D4915" w:rsidRDefault="007D4915" w:rsidP="007D4915">
      <w:r>
        <w:t>    接下来，综合</w:t>
      </w:r>
      <w:r>
        <w:fldChar w:fldCharType="begin"/>
      </w:r>
      <w:r>
        <w:instrText xml:space="preserve"> INCLUDEPICTURE "https://img-blog.csdn.net/20140917212046369" \* MERGEFORMATINET </w:instrText>
      </w:r>
      <w:r>
        <w:fldChar w:fldCharType="separate"/>
      </w:r>
      <w:r>
        <w:rPr>
          <w:noProof/>
        </w:rPr>
        <w:drawing>
          <wp:inline distT="0" distB="0" distL="0" distR="0">
            <wp:extent cx="1998980" cy="201930"/>
            <wp:effectExtent l="0" t="0" r="0" b="1270"/>
            <wp:docPr id="234" name="图片 234" descr="https://img-blog.csdn.net/201409172120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img-blog.csdn.net/2014091721204636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98980" cy="201930"/>
                    </a:xfrm>
                    <a:prstGeom prst="rect">
                      <a:avLst/>
                    </a:prstGeom>
                    <a:noFill/>
                    <a:ln>
                      <a:noFill/>
                    </a:ln>
                  </pic:spPr>
                </pic:pic>
              </a:graphicData>
            </a:graphic>
          </wp:inline>
        </w:drawing>
      </w:r>
      <w:r>
        <w:fldChar w:fldCharType="end"/>
      </w:r>
      <w:r>
        <w:t>和</w:t>
      </w:r>
      <w:r>
        <w:fldChar w:fldCharType="begin"/>
      </w:r>
      <w:r>
        <w:instrText xml:space="preserve"> INCLUDEPICTURE "https://img-blog.csdn.net/20140917212056119" \* MERGEFORMATINET </w:instrText>
      </w:r>
      <w:r>
        <w:fldChar w:fldCharType="separate"/>
      </w:r>
      <w:r>
        <w:rPr>
          <w:noProof/>
        </w:rPr>
        <w:drawing>
          <wp:inline distT="0" distB="0" distL="0" distR="0">
            <wp:extent cx="3126105" cy="255270"/>
            <wp:effectExtent l="0" t="0" r="0" b="0"/>
            <wp:docPr id="233" name="图片 233" descr="https://img-blog.csdn.net/2014091721205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img-blog.csdn.net/201409172120561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26105" cy="255270"/>
                    </a:xfrm>
                    <a:prstGeom prst="rect">
                      <a:avLst/>
                    </a:prstGeom>
                    <a:noFill/>
                    <a:ln>
                      <a:noFill/>
                    </a:ln>
                  </pic:spPr>
                </pic:pic>
              </a:graphicData>
            </a:graphic>
          </wp:inline>
        </w:drawing>
      </w:r>
      <w:r>
        <w:fldChar w:fldCharType="end"/>
      </w:r>
      <w:r>
        <w:t>这两个约束条件，求取</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32" name="图片 232"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的取值范围。</w:t>
      </w:r>
    </w:p>
    <w:p w:rsidR="007D4915" w:rsidRDefault="007D4915" w:rsidP="007D4915">
      <w:pPr>
        <w:pStyle w:val="a5"/>
      </w:pPr>
      <w:r>
        <w:t>    当</w:t>
      </w:r>
      <w:r>
        <w:rPr>
          <w:rFonts w:ascii="Times New Roman" w:hAnsi="Times New Roman" w:cs="Times New Roman"/>
        </w:rPr>
        <w:t>y1 != y2</w:t>
      </w:r>
      <w:r>
        <w:rPr>
          <w:rFonts w:hint="eastAsia"/>
        </w:rPr>
        <w:t>时，根据</w:t>
      </w:r>
      <w:r>
        <w:fldChar w:fldCharType="begin"/>
      </w:r>
      <w:r>
        <w:instrText xml:space="preserve"> INCLUDEPICTURE "https://img-blog.csdn.net/20140917212056119" \* MERGEFORMATINET </w:instrText>
      </w:r>
      <w:r>
        <w:fldChar w:fldCharType="separate"/>
      </w:r>
      <w:r>
        <w:rPr>
          <w:noProof/>
        </w:rPr>
        <w:drawing>
          <wp:inline distT="0" distB="0" distL="0" distR="0">
            <wp:extent cx="3126105" cy="255270"/>
            <wp:effectExtent l="0" t="0" r="0" b="0"/>
            <wp:docPr id="231" name="图片 231" descr="https://img-blog.csdn.net/2014091721205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img-blog.csdn.net/201409172120561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26105" cy="255270"/>
                    </a:xfrm>
                    <a:prstGeom prst="rect">
                      <a:avLst/>
                    </a:prstGeom>
                    <a:noFill/>
                    <a:ln>
                      <a:noFill/>
                    </a:ln>
                  </pic:spPr>
                </pic:pic>
              </a:graphicData>
            </a:graphic>
          </wp:inline>
        </w:drawing>
      </w:r>
      <w:r>
        <w:fldChar w:fldCharType="end"/>
      </w:r>
      <w:r>
        <w:t>可得</w:t>
      </w:r>
      <w:r>
        <w:fldChar w:fldCharType="begin"/>
      </w:r>
      <w:r>
        <w:instrText xml:space="preserve"> INCLUDEPICTURE "https://img-blog.csdn.net/20140917223713557" \* MERGEFORMATINET </w:instrText>
      </w:r>
      <w:r>
        <w:fldChar w:fldCharType="separate"/>
      </w:r>
      <w:r>
        <w:rPr>
          <w:noProof/>
        </w:rPr>
        <w:drawing>
          <wp:inline distT="0" distB="0" distL="0" distR="0">
            <wp:extent cx="1212215" cy="244475"/>
            <wp:effectExtent l="0" t="0" r="0" b="0"/>
            <wp:docPr id="230" name="图片 230" descr="https://img-blog.csdn.net/2014091722371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s://img-blog.csdn.net/2014091722371355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12215" cy="244475"/>
                    </a:xfrm>
                    <a:prstGeom prst="rect">
                      <a:avLst/>
                    </a:prstGeom>
                    <a:noFill/>
                    <a:ln>
                      <a:noFill/>
                    </a:ln>
                  </pic:spPr>
                </pic:pic>
              </a:graphicData>
            </a:graphic>
          </wp:inline>
        </w:drawing>
      </w:r>
      <w:r>
        <w:fldChar w:fldCharType="end"/>
      </w:r>
      <w:r>
        <w:t>，所以有</w:t>
      </w:r>
      <w:r>
        <w:fldChar w:fldCharType="begin"/>
      </w:r>
      <w:r>
        <w:instrText xml:space="preserve"> INCLUDEPICTURE "https://img-blog.csdn.net/20141210233122343" \* MERGEFORMATINET </w:instrText>
      </w:r>
      <w:r>
        <w:fldChar w:fldCharType="separate"/>
      </w:r>
      <w:r>
        <w:rPr>
          <w:noProof/>
        </w:rPr>
        <w:drawing>
          <wp:inline distT="0" distB="0" distL="0" distR="0">
            <wp:extent cx="1286510" cy="223520"/>
            <wp:effectExtent l="0" t="0" r="0" b="5080"/>
            <wp:docPr id="229" name="图片 229" descr="https://img-blog.csdn.net/2014121023312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img-blog.csdn.net/2014121023312234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286510" cy="223520"/>
                    </a:xfrm>
                    <a:prstGeom prst="rect">
                      <a:avLst/>
                    </a:prstGeom>
                    <a:noFill/>
                    <a:ln>
                      <a:noFill/>
                    </a:ln>
                  </pic:spPr>
                </pic:pic>
              </a:graphicData>
            </a:graphic>
          </wp:inline>
        </w:drawing>
      </w:r>
      <w:r>
        <w:fldChar w:fldCharType="end"/>
      </w:r>
      <w:r>
        <w:rPr>
          <w:rFonts w:hint="eastAsia"/>
        </w:rPr>
        <w:t>，</w:t>
      </w:r>
      <w:r>
        <w:fldChar w:fldCharType="begin"/>
      </w:r>
      <w:r>
        <w:instrText xml:space="preserve"> INCLUDEPICTURE "https://img-blog.csdn.net/20141210233135376" \* MERGEFORMATINET </w:instrText>
      </w:r>
      <w:r>
        <w:fldChar w:fldCharType="separate"/>
      </w:r>
      <w:r>
        <w:rPr>
          <w:noProof/>
        </w:rPr>
        <w:drawing>
          <wp:inline distT="0" distB="0" distL="0" distR="0">
            <wp:extent cx="1573530" cy="223520"/>
            <wp:effectExtent l="0" t="0" r="1270" b="5080"/>
            <wp:docPr id="228" name="图片 228" descr="https://img-blog.csdn.net/2014121023313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s://img-blog.csdn.net/2014121023313537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573530" cy="223520"/>
                    </a:xfrm>
                    <a:prstGeom prst="rect">
                      <a:avLst/>
                    </a:prstGeom>
                    <a:noFill/>
                    <a:ln>
                      <a:noFill/>
                    </a:ln>
                  </pic:spPr>
                </pic:pic>
              </a:graphicData>
            </a:graphic>
          </wp:inline>
        </w:drawing>
      </w:r>
      <w:r>
        <w:fldChar w:fldCharType="end"/>
      </w:r>
      <w:r>
        <w:rPr>
          <w:rFonts w:hint="eastAsia"/>
        </w:rPr>
        <w:t>，如下图所示：</w:t>
      </w:r>
    </w:p>
    <w:p w:rsidR="007D4915" w:rsidRDefault="007D4915" w:rsidP="007D4915">
      <w:pPr>
        <w:pStyle w:val="a5"/>
      </w:pPr>
      <w:r>
        <w:lastRenderedPageBreak/>
        <w:fldChar w:fldCharType="begin"/>
      </w:r>
      <w:r>
        <w:instrText xml:space="preserve"> INCLUDEPICTURE "https://img-blog.csdn.net/20140917212349092" \* MERGEFORMATINET </w:instrText>
      </w:r>
      <w:r>
        <w:fldChar w:fldCharType="separate"/>
      </w:r>
      <w:r>
        <w:rPr>
          <w:noProof/>
        </w:rPr>
        <w:drawing>
          <wp:inline distT="0" distB="0" distL="0" distR="0">
            <wp:extent cx="4816475" cy="3774440"/>
            <wp:effectExtent l="0" t="0" r="0" b="0"/>
            <wp:docPr id="227" name="图片 227" descr="https://img-blog.csdn.net/2014091721234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img-blog.csdn.net/2014091721234909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816475" cy="3774440"/>
                    </a:xfrm>
                    <a:prstGeom prst="rect">
                      <a:avLst/>
                    </a:prstGeom>
                    <a:noFill/>
                    <a:ln>
                      <a:noFill/>
                    </a:ln>
                  </pic:spPr>
                </pic:pic>
              </a:graphicData>
            </a:graphic>
          </wp:inline>
        </w:drawing>
      </w:r>
      <w:r>
        <w:fldChar w:fldCharType="end"/>
      </w:r>
    </w:p>
    <w:p w:rsidR="007D4915" w:rsidRDefault="007D4915" w:rsidP="007D4915">
      <w:pPr>
        <w:pStyle w:val="a5"/>
      </w:pPr>
      <w:r>
        <w:t>    当y1 = y2时，同样根据</w:t>
      </w:r>
      <w:r>
        <w:fldChar w:fldCharType="begin"/>
      </w:r>
      <w:r>
        <w:instrText xml:space="preserve"> INCLUDEPICTURE "https://img-blog.csdn.net/20140917212056119" \* MERGEFORMATINET </w:instrText>
      </w:r>
      <w:r>
        <w:fldChar w:fldCharType="separate"/>
      </w:r>
      <w:r>
        <w:rPr>
          <w:noProof/>
        </w:rPr>
        <w:drawing>
          <wp:inline distT="0" distB="0" distL="0" distR="0">
            <wp:extent cx="3126105" cy="255270"/>
            <wp:effectExtent l="0" t="0" r="0" b="0"/>
            <wp:docPr id="226" name="图片 226" descr="https://img-blog.csdn.net/2014091721205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img-blog.csdn.net/201409172120561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26105" cy="255270"/>
                    </a:xfrm>
                    <a:prstGeom prst="rect">
                      <a:avLst/>
                    </a:prstGeom>
                    <a:noFill/>
                    <a:ln>
                      <a:noFill/>
                    </a:ln>
                  </pic:spPr>
                </pic:pic>
              </a:graphicData>
            </a:graphic>
          </wp:inline>
        </w:drawing>
      </w:r>
      <w:r>
        <w:fldChar w:fldCharType="end"/>
      </w:r>
      <w:r>
        <w:t>可得：</w:t>
      </w:r>
      <w:r>
        <w:fldChar w:fldCharType="begin"/>
      </w:r>
      <w:r>
        <w:instrText xml:space="preserve"> INCLUDEPICTURE "https://img-blog.csdn.net/20140917223614125" \* MERGEFORMATINET </w:instrText>
      </w:r>
      <w:r>
        <w:fldChar w:fldCharType="separate"/>
      </w:r>
      <w:r>
        <w:rPr>
          <w:noProof/>
        </w:rPr>
        <w:drawing>
          <wp:inline distT="0" distB="0" distL="0" distR="0">
            <wp:extent cx="1212215" cy="244475"/>
            <wp:effectExtent l="0" t="0" r="0" b="0"/>
            <wp:docPr id="225" name="图片 225" descr="https://img-blog.csdn.net/201409172236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img-blog.csdn.net/2014091722361412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212215" cy="244475"/>
                    </a:xfrm>
                    <a:prstGeom prst="rect">
                      <a:avLst/>
                    </a:prstGeom>
                    <a:noFill/>
                    <a:ln>
                      <a:noFill/>
                    </a:ln>
                  </pic:spPr>
                </pic:pic>
              </a:graphicData>
            </a:graphic>
          </wp:inline>
        </w:drawing>
      </w:r>
      <w:r>
        <w:fldChar w:fldCharType="end"/>
      </w:r>
      <w:r>
        <w:t>，所以有</w:t>
      </w:r>
      <w:r>
        <w:fldChar w:fldCharType="begin"/>
      </w:r>
      <w:r>
        <w:instrText xml:space="preserve"> INCLUDEPICTURE "https://img-blog.csdn.net/20141210233152921" \* MERGEFORMATINET </w:instrText>
      </w:r>
      <w:r>
        <w:fldChar w:fldCharType="separate"/>
      </w:r>
      <w:r>
        <w:rPr>
          <w:noProof/>
        </w:rPr>
        <w:drawing>
          <wp:inline distT="0" distB="0" distL="0" distR="0">
            <wp:extent cx="1510030" cy="223520"/>
            <wp:effectExtent l="0" t="0" r="1270" b="5080"/>
            <wp:docPr id="224" name="图片 224" descr="https://img-blog.csdn.net/201412102331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img-blog.csdn.net/201412102331529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510030" cy="223520"/>
                    </a:xfrm>
                    <a:prstGeom prst="rect">
                      <a:avLst/>
                    </a:prstGeom>
                    <a:noFill/>
                    <a:ln>
                      <a:noFill/>
                    </a:ln>
                  </pic:spPr>
                </pic:pic>
              </a:graphicData>
            </a:graphic>
          </wp:inline>
        </w:drawing>
      </w:r>
      <w:r>
        <w:fldChar w:fldCharType="end"/>
      </w:r>
      <w:r>
        <w:rPr>
          <w:rFonts w:hint="eastAsia"/>
        </w:rPr>
        <w:t>，</w:t>
      </w:r>
      <w:r>
        <w:fldChar w:fldCharType="begin"/>
      </w:r>
      <w:r>
        <w:instrText xml:space="preserve"> INCLUDEPICTURE "https://img-blog.csdn.net/20141210233202208" \* MERGEFORMATINET </w:instrText>
      </w:r>
      <w:r>
        <w:fldChar w:fldCharType="separate"/>
      </w:r>
      <w:r>
        <w:rPr>
          <w:noProof/>
        </w:rPr>
        <w:drawing>
          <wp:inline distT="0" distB="0" distL="0" distR="0">
            <wp:extent cx="1190625" cy="223520"/>
            <wp:effectExtent l="0" t="0" r="3175" b="5080"/>
            <wp:docPr id="223" name="图片 223" descr="https://img-blog.csdn.net/2014121023320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img-blog.csdn.net/2014121023320220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90625" cy="223520"/>
                    </a:xfrm>
                    <a:prstGeom prst="rect">
                      <a:avLst/>
                    </a:prstGeom>
                    <a:noFill/>
                    <a:ln>
                      <a:noFill/>
                    </a:ln>
                  </pic:spPr>
                </pic:pic>
              </a:graphicData>
            </a:graphic>
          </wp:inline>
        </w:drawing>
      </w:r>
      <w:r>
        <w:fldChar w:fldCharType="end"/>
      </w:r>
      <w:r>
        <w:rPr>
          <w:rFonts w:hint="eastAsia"/>
        </w:rPr>
        <w:t>，如下图所示：</w:t>
      </w:r>
    </w:p>
    <w:p w:rsidR="007D4915" w:rsidRDefault="007D4915" w:rsidP="007D4915">
      <w:pPr>
        <w:pStyle w:val="a5"/>
      </w:pPr>
      <w:r>
        <w:lastRenderedPageBreak/>
        <w:fldChar w:fldCharType="begin"/>
      </w:r>
      <w:r>
        <w:instrText xml:space="preserve"> INCLUDEPICTURE "https://img-blog.csdn.net/20140917212546875" \* MERGEFORMATINET </w:instrText>
      </w:r>
      <w:r>
        <w:fldChar w:fldCharType="separate"/>
      </w:r>
      <w:r>
        <w:rPr>
          <w:noProof/>
        </w:rPr>
        <w:drawing>
          <wp:inline distT="0" distB="0" distL="0" distR="0">
            <wp:extent cx="5082540" cy="3796030"/>
            <wp:effectExtent l="0" t="0" r="0" b="1270"/>
            <wp:docPr id="222" name="图片 222" descr="https://img-blog.csdn.net/2014091721254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img-blog.csdn.net/2014091721254687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082540" cy="3796030"/>
                    </a:xfrm>
                    <a:prstGeom prst="rect">
                      <a:avLst/>
                    </a:prstGeom>
                    <a:noFill/>
                    <a:ln>
                      <a:noFill/>
                    </a:ln>
                  </pic:spPr>
                </pic:pic>
              </a:graphicData>
            </a:graphic>
          </wp:inline>
        </w:drawing>
      </w:r>
      <w:r>
        <w:fldChar w:fldCharType="end"/>
      </w:r>
    </w:p>
    <w:p w:rsidR="007D4915" w:rsidRDefault="007D4915" w:rsidP="007D4915">
      <w:r>
        <w:t>    如此，根据y1和y2异号或同号，可得出</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221" name="图片 221"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的上下界分别为：</w:t>
      </w:r>
    </w:p>
    <w:p w:rsidR="007D4915" w:rsidRDefault="007D4915" w:rsidP="007D4915">
      <w:r>
        <w:fldChar w:fldCharType="begin"/>
      </w:r>
      <w:r>
        <w:instrText xml:space="preserve"> INCLUDEPICTURE "https://img-blog.csdn.net/20140917212422859" \* MERGEFORMATINET </w:instrText>
      </w:r>
      <w:r>
        <w:fldChar w:fldCharType="separate"/>
      </w:r>
      <w:r>
        <w:rPr>
          <w:noProof/>
        </w:rPr>
        <w:drawing>
          <wp:inline distT="0" distB="0" distL="0" distR="0">
            <wp:extent cx="5412105" cy="478155"/>
            <wp:effectExtent l="0" t="0" r="0" b="4445"/>
            <wp:docPr id="220" name="图片 220" descr="https://img-blog.csdn.net/201409172124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img-blog.csdn.net/2014091721242285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12105" cy="478155"/>
                    </a:xfrm>
                    <a:prstGeom prst="rect">
                      <a:avLst/>
                    </a:prstGeom>
                    <a:noFill/>
                    <a:ln>
                      <a:noFill/>
                    </a:ln>
                  </pic:spPr>
                </pic:pic>
              </a:graphicData>
            </a:graphic>
          </wp:inline>
        </w:drawing>
      </w:r>
      <w:r>
        <w:fldChar w:fldCharType="end"/>
      </w:r>
    </w:p>
    <w:p w:rsidR="007D4915" w:rsidRDefault="007D4915" w:rsidP="007D4915">
      <w:r>
        <w:t>    回顾下第二个约束条件</w:t>
      </w:r>
      <w:r>
        <w:fldChar w:fldCharType="begin"/>
      </w:r>
      <w:r>
        <w:instrText xml:space="preserve"> INCLUDEPICTURE "https://img-blog.csdn.net/20140917212056119" \* MERGEFORMATINET </w:instrText>
      </w:r>
      <w:r>
        <w:fldChar w:fldCharType="separate"/>
      </w:r>
      <w:r>
        <w:rPr>
          <w:noProof/>
        </w:rPr>
        <w:drawing>
          <wp:inline distT="0" distB="0" distL="0" distR="0">
            <wp:extent cx="3126105" cy="255270"/>
            <wp:effectExtent l="0" t="0" r="0" b="0"/>
            <wp:docPr id="219" name="图片 219" descr="https://img-blog.csdn.net/2014091721205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mg-blog.csdn.net/201409172120561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26105" cy="255270"/>
                    </a:xfrm>
                    <a:prstGeom prst="rect">
                      <a:avLst/>
                    </a:prstGeom>
                    <a:noFill/>
                    <a:ln>
                      <a:noFill/>
                    </a:ln>
                  </pic:spPr>
                </pic:pic>
              </a:graphicData>
            </a:graphic>
          </wp:inline>
        </w:drawing>
      </w:r>
      <w:r>
        <w:fldChar w:fldCharType="end"/>
      </w:r>
      <w:r>
        <w:t>，令上式两边乘以y1，可得</w:t>
      </w:r>
    </w:p>
    <w:p w:rsidR="007D4915" w:rsidRDefault="007D4915" w:rsidP="007D4915">
      <w:r>
        <w:fldChar w:fldCharType="begin"/>
      </w:r>
      <w:r>
        <w:instrText xml:space="preserve"> INCLUDEPICTURE "https://img-blog.csdn.net/20140909164502391" \* MERGEFORMATINET </w:instrText>
      </w:r>
      <w:r>
        <w:fldChar w:fldCharType="separate"/>
      </w:r>
      <w:r>
        <w:rPr>
          <w:noProof/>
        </w:rPr>
        <w:drawing>
          <wp:inline distT="0" distB="0" distL="0" distR="0">
            <wp:extent cx="2084070" cy="446405"/>
            <wp:effectExtent l="0" t="0" r="0" b="0"/>
            <wp:docPr id="218" name="图片 218" descr="https://img-blog.csdn.net/2014090916450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img-blog.csdn.net/2014090916450239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84070" cy="446405"/>
                    </a:xfrm>
                    <a:prstGeom prst="rect">
                      <a:avLst/>
                    </a:prstGeom>
                    <a:noFill/>
                    <a:ln>
                      <a:noFill/>
                    </a:ln>
                  </pic:spPr>
                </pic:pic>
              </a:graphicData>
            </a:graphic>
          </wp:inline>
        </w:drawing>
      </w:r>
      <w:r>
        <w:fldChar w:fldCharType="end"/>
      </w:r>
    </w:p>
    <w:p w:rsidR="007D4915" w:rsidRDefault="007D4915" w:rsidP="007D4915">
      <w:r>
        <w:t>    其中，</w:t>
      </w:r>
      <w:r>
        <w:fldChar w:fldCharType="begin"/>
      </w:r>
      <w:r>
        <w:instrText xml:space="preserve"> INCLUDEPICTURE "https://img-blog.csdn.net/20140909164354343" \* MERGEFORMATINET </w:instrText>
      </w:r>
      <w:r>
        <w:fldChar w:fldCharType="separate"/>
      </w:r>
      <w:r>
        <w:rPr>
          <w:noProof/>
        </w:rPr>
        <w:drawing>
          <wp:inline distT="0" distB="0" distL="0" distR="0">
            <wp:extent cx="1807845" cy="786765"/>
            <wp:effectExtent l="0" t="0" r="0" b="635"/>
            <wp:docPr id="217" name="图片 217" descr="https://img-blog.csdn.net/2014090916435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img-blog.csdn.net/2014090916435434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07845" cy="786765"/>
                    </a:xfrm>
                    <a:prstGeom prst="rect">
                      <a:avLst/>
                    </a:prstGeom>
                    <a:noFill/>
                    <a:ln>
                      <a:noFill/>
                    </a:ln>
                  </pic:spPr>
                </pic:pic>
              </a:graphicData>
            </a:graphic>
          </wp:inline>
        </w:drawing>
      </w:r>
      <w:r>
        <w:fldChar w:fldCharType="end"/>
      </w:r>
      <w:r>
        <w:t>。</w:t>
      </w:r>
    </w:p>
    <w:p w:rsidR="007D4915" w:rsidRDefault="007D4915" w:rsidP="007D4915">
      <w:r>
        <w:t>    因此</w:t>
      </w:r>
      <w:r>
        <w:fldChar w:fldCharType="begin"/>
      </w:r>
      <w:r>
        <w:instrText xml:space="preserve"> INCLUDEPICTURE "https://img-blog.csdn.net/20140917223344501" \* MERGEFORMATINET </w:instrText>
      </w:r>
      <w:r>
        <w:fldChar w:fldCharType="separate"/>
      </w:r>
      <w:r>
        <w:rPr>
          <w:noProof/>
        </w:rPr>
        <w:drawing>
          <wp:inline distT="0" distB="0" distL="0" distR="0">
            <wp:extent cx="191135" cy="148590"/>
            <wp:effectExtent l="0" t="0" r="0" b="3810"/>
            <wp:docPr id="216" name="图片 216"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可以用</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15" name="图片 215"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表示，</w:t>
      </w:r>
      <w:r>
        <w:fldChar w:fldCharType="begin"/>
      </w:r>
      <w:r>
        <w:instrText xml:space="preserve"> INCLUDEPICTURE "https://img-blog.csdn.net/20140917225145364?watermark/2/text/aHR0cDovL2Jsb2cuY3Nkbi5uZXQvdl9KVUxZX3Y=/font/5a6L5L2T/fontsize/400/fill/I0JBQkFCMA==/dissolve/70/gravity/Center" \* MERGEFORMATINET </w:instrText>
      </w:r>
      <w:r>
        <w:fldChar w:fldCharType="separate"/>
      </w:r>
      <w:r>
        <w:rPr>
          <w:noProof/>
        </w:rPr>
        <w:drawing>
          <wp:inline distT="0" distB="0" distL="0" distR="0">
            <wp:extent cx="1254760" cy="148590"/>
            <wp:effectExtent l="0" t="0" r="2540" b="3810"/>
            <wp:docPr id="214" name="图片 214" descr="https://img-blog.csdn.net/20140917225145364?watermark/2/text/aHR0cDovL2Jsb2cuY3Nkbi5uZXQvdl9KVUxZX3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img-blog.csdn.net/20140917225145364?watermark/2/text/aHR0cDovL2Jsb2cuY3Nkbi5uZXQvdl9KVUxZX3Y=/font/5a6L5L2T/fontsize/400/fill/I0JBQkFCMA==/dissolve/70/gravity/Cente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54760" cy="148590"/>
                    </a:xfrm>
                    <a:prstGeom prst="rect">
                      <a:avLst/>
                    </a:prstGeom>
                    <a:noFill/>
                    <a:ln>
                      <a:noFill/>
                    </a:ln>
                  </pic:spPr>
                </pic:pic>
              </a:graphicData>
            </a:graphic>
          </wp:inline>
        </w:drawing>
      </w:r>
      <w:r>
        <w:fldChar w:fldCharType="end"/>
      </w:r>
      <w:r>
        <w:t>，从而把子问题的目标函数转换为只含</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13" name="图片 213"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的问题：</w:t>
      </w:r>
    </w:p>
    <w:p w:rsidR="007D4915" w:rsidRDefault="007D4915" w:rsidP="007D4915">
      <w:r>
        <w:lastRenderedPageBreak/>
        <w:fldChar w:fldCharType="begin"/>
      </w:r>
      <w:r>
        <w:instrText xml:space="preserve"> INCLUDEPICTURE "https://img-blog.csdn.net/20140909170457774" \* MERGEFORMATINET </w:instrText>
      </w:r>
      <w:r>
        <w:fldChar w:fldCharType="separate"/>
      </w:r>
      <w:r>
        <w:rPr>
          <w:noProof/>
        </w:rPr>
        <w:drawing>
          <wp:inline distT="0" distB="0" distL="0" distR="0">
            <wp:extent cx="4497705" cy="638175"/>
            <wp:effectExtent l="0" t="0" r="0" b="0"/>
            <wp:docPr id="212" name="图片 212" descr="https://img-blog.csdn.net/201409091704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img-blog.csdn.net/2014090917045777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497705" cy="638175"/>
                    </a:xfrm>
                    <a:prstGeom prst="rect">
                      <a:avLst/>
                    </a:prstGeom>
                    <a:noFill/>
                    <a:ln>
                      <a:noFill/>
                    </a:ln>
                  </pic:spPr>
                </pic:pic>
              </a:graphicData>
            </a:graphic>
          </wp:inline>
        </w:drawing>
      </w:r>
      <w:r>
        <w:fldChar w:fldCharType="end"/>
      </w:r>
    </w:p>
    <w:p w:rsidR="007D4915" w:rsidRDefault="007D4915" w:rsidP="007D4915"/>
    <w:p w:rsidR="007D4915" w:rsidRDefault="007D4915" w:rsidP="007D4915">
      <w:r>
        <w:t>    对</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11" name="图片 211"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求导，可得</w:t>
      </w:r>
    </w:p>
    <w:p w:rsidR="007D4915" w:rsidRDefault="007D4915" w:rsidP="007D4915">
      <w:r>
        <w:fldChar w:fldCharType="begin"/>
      </w:r>
      <w:r>
        <w:instrText xml:space="preserve"> INCLUDEPICTURE "https://img-blog.csdn.net/20140909170904988" \* MERGEFORMATINET </w:instrText>
      </w:r>
      <w:r>
        <w:fldChar w:fldCharType="separate"/>
      </w:r>
      <w:r>
        <w:rPr>
          <w:noProof/>
        </w:rPr>
        <w:drawing>
          <wp:inline distT="0" distB="0" distL="0" distR="0">
            <wp:extent cx="6528435" cy="659130"/>
            <wp:effectExtent l="0" t="0" r="0" b="1270"/>
            <wp:docPr id="210" name="图片 210" descr="https://img-blog.csdn.net/2014090917090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img-blog.csdn.net/2014090917090498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528435" cy="659130"/>
                    </a:xfrm>
                    <a:prstGeom prst="rect">
                      <a:avLst/>
                    </a:prstGeom>
                    <a:noFill/>
                    <a:ln>
                      <a:noFill/>
                    </a:ln>
                  </pic:spPr>
                </pic:pic>
              </a:graphicData>
            </a:graphic>
          </wp:inline>
        </w:drawing>
      </w:r>
      <w:r>
        <w:fldChar w:fldCharType="end"/>
      </w:r>
    </w:p>
    <w:p w:rsidR="007D4915" w:rsidRDefault="007D4915" w:rsidP="007D4915">
      <w:pPr>
        <w:pStyle w:val="a5"/>
      </w:pPr>
      <w:r>
        <w:t>    化简下：</w:t>
      </w:r>
    </w:p>
    <w:p w:rsidR="007D4915" w:rsidRDefault="007D4915" w:rsidP="007D4915">
      <w:pPr>
        <w:pStyle w:val="a5"/>
      </w:pPr>
      <w:r>
        <w:fldChar w:fldCharType="begin"/>
      </w:r>
      <w:r>
        <w:instrText xml:space="preserve"> INCLUDEPICTURE "https://img-blog.csdn.net/20140909170907640" \* MERGEFORMATINET </w:instrText>
      </w:r>
      <w:r>
        <w:fldChar w:fldCharType="separate"/>
      </w:r>
      <w:r>
        <w:rPr>
          <w:noProof/>
        </w:rPr>
        <w:drawing>
          <wp:inline distT="0" distB="0" distL="0" distR="0">
            <wp:extent cx="4614545" cy="393700"/>
            <wp:effectExtent l="0" t="0" r="0" b="0"/>
            <wp:docPr id="209" name="图片 209" descr="https://img-blog.csdn.net/2014090917090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mg-blog.csdn.net/2014090917090764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614545" cy="393700"/>
                    </a:xfrm>
                    <a:prstGeom prst="rect">
                      <a:avLst/>
                    </a:prstGeom>
                    <a:noFill/>
                    <a:ln>
                      <a:noFill/>
                    </a:ln>
                  </pic:spPr>
                </pic:pic>
              </a:graphicData>
            </a:graphic>
          </wp:inline>
        </w:drawing>
      </w:r>
      <w:r>
        <w:fldChar w:fldCharType="end"/>
      </w:r>
    </w:p>
    <w:p w:rsidR="007D4915" w:rsidRDefault="007D4915" w:rsidP="007D4915">
      <w:r>
        <w:t>    然后将</w:t>
      </w:r>
      <w:r>
        <w:fldChar w:fldCharType="begin"/>
      </w:r>
      <w:r>
        <w:instrText xml:space="preserve"> INCLUDEPICTURE "https://img-blog.csdn.net/20140917225309870?watermark/2/text/aHR0cDovL2Jsb2cuY3Nkbi5uZXQvdl9KVUxZX3Y=/font/5a6L5L2T/fontsize/400/fill/I0JBQkFCMA==/dissolve/70/gravity/Center" \* MERGEFORMATINET </w:instrText>
      </w:r>
      <w:r>
        <w:fldChar w:fldCharType="separate"/>
      </w:r>
      <w:r>
        <w:rPr>
          <w:noProof/>
        </w:rPr>
        <w:drawing>
          <wp:inline distT="0" distB="0" distL="0" distR="0">
            <wp:extent cx="840105" cy="148590"/>
            <wp:effectExtent l="0" t="0" r="0" b="3810"/>
            <wp:docPr id="208" name="图片 208" descr="https://img-blog.csdn.net/20140917225309870?watermark/2/text/aHR0cDovL2Jsb2cuY3Nkbi5uZXQvdl9KVUxZX3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img-blog.csdn.net/20140917225309870?watermark/2/text/aHR0cDovL2Jsb2cuY3Nkbi5uZXQvdl9KVUxZX3Y=/font/5a6L5L2T/fontsize/400/fill/I0JBQkFCMA==/dissolve/70/gravity/Cente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840105" cy="148590"/>
                    </a:xfrm>
                    <a:prstGeom prst="rect">
                      <a:avLst/>
                    </a:prstGeom>
                    <a:noFill/>
                    <a:ln>
                      <a:noFill/>
                    </a:ln>
                  </pic:spPr>
                </pic:pic>
              </a:graphicData>
            </a:graphic>
          </wp:inline>
        </w:drawing>
      </w:r>
      <w:r>
        <w:fldChar w:fldCharType="end"/>
      </w:r>
      <w:r>
        <w:t>、</w:t>
      </w:r>
      <w:r>
        <w:fldChar w:fldCharType="begin"/>
      </w:r>
      <w:r>
        <w:instrText xml:space="preserve"> INCLUDEPICTURE "https://img-blog.csdn.net/20140909164502391" \* MERGEFORMATINET </w:instrText>
      </w:r>
      <w:r>
        <w:fldChar w:fldCharType="separate"/>
      </w:r>
      <w:r>
        <w:rPr>
          <w:noProof/>
        </w:rPr>
        <w:drawing>
          <wp:inline distT="0" distB="0" distL="0" distR="0">
            <wp:extent cx="2084070" cy="446405"/>
            <wp:effectExtent l="0" t="0" r="0" b="0"/>
            <wp:docPr id="207" name="图片 207" descr="https://img-blog.csdn.net/2014090916450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img-blog.csdn.net/2014090916450239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84070" cy="446405"/>
                    </a:xfrm>
                    <a:prstGeom prst="rect">
                      <a:avLst/>
                    </a:prstGeom>
                    <a:noFill/>
                    <a:ln>
                      <a:noFill/>
                    </a:ln>
                  </pic:spPr>
                </pic:pic>
              </a:graphicData>
            </a:graphic>
          </wp:inline>
        </w:drawing>
      </w:r>
      <w:r>
        <w:fldChar w:fldCharType="end"/>
      </w:r>
      <w:r>
        <w:t>、和</w:t>
      </w:r>
      <w:r>
        <w:fldChar w:fldCharType="begin"/>
      </w:r>
      <w:r>
        <w:instrText xml:space="preserve"> INCLUDEPICTURE "https://img-blog.csdn.net/20140909162911265" \* MERGEFORMATINET </w:instrText>
      </w:r>
      <w:r>
        <w:fldChar w:fldCharType="separate"/>
      </w:r>
      <w:r>
        <w:rPr>
          <w:noProof/>
        </w:rPr>
        <w:drawing>
          <wp:inline distT="0" distB="0" distL="0" distR="0">
            <wp:extent cx="3838575" cy="925195"/>
            <wp:effectExtent l="0" t="0" r="0" b="1905"/>
            <wp:docPr id="206" name="图片 206" descr="https://img-blog.csdn.net/201409091629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img-blog.csdn.net/2014090916291126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38575" cy="925195"/>
                    </a:xfrm>
                    <a:prstGeom prst="rect">
                      <a:avLst/>
                    </a:prstGeom>
                    <a:noFill/>
                    <a:ln>
                      <a:noFill/>
                    </a:ln>
                  </pic:spPr>
                </pic:pic>
              </a:graphicData>
            </a:graphic>
          </wp:inline>
        </w:drawing>
      </w:r>
      <w:r>
        <w:fldChar w:fldCharType="end"/>
      </w:r>
      <w:r>
        <w:t>代入上式可得：</w:t>
      </w:r>
    </w:p>
    <w:p w:rsidR="007D4915" w:rsidRDefault="007D4915" w:rsidP="007D4915"/>
    <w:p w:rsidR="007D4915" w:rsidRDefault="007D4915" w:rsidP="007D4915">
      <w:r>
        <w:fldChar w:fldCharType="begin"/>
      </w:r>
      <w:r>
        <w:instrText xml:space="preserve"> INCLUDEPICTURE "https://img-blog.csdn.net/20140921114838239" \* MERGEFORMATINET </w:instrText>
      </w:r>
      <w:r>
        <w:fldChar w:fldCharType="separate"/>
      </w:r>
      <w:r>
        <w:rPr>
          <w:noProof/>
        </w:rPr>
        <w:drawing>
          <wp:inline distT="0" distB="0" distL="0" distR="0">
            <wp:extent cx="6379845" cy="255270"/>
            <wp:effectExtent l="0" t="0" r="0" b="0"/>
            <wp:docPr id="205" name="图片 205" descr="https://img-blog.csdn.net/201409211148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img-blog.csdn.net/2014092111483823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379845" cy="255270"/>
                    </a:xfrm>
                    <a:prstGeom prst="rect">
                      <a:avLst/>
                    </a:prstGeom>
                    <a:noFill/>
                    <a:ln>
                      <a:noFill/>
                    </a:ln>
                  </pic:spPr>
                </pic:pic>
              </a:graphicData>
            </a:graphic>
          </wp:inline>
        </w:drawing>
      </w:r>
      <w:r>
        <w:fldChar w:fldCharType="end"/>
      </w:r>
    </w:p>
    <w:p w:rsidR="007D4915" w:rsidRDefault="007D4915" w:rsidP="007D4915"/>
    <w:p w:rsidR="007D4915" w:rsidRDefault="007D4915" w:rsidP="007D4915">
      <w:r>
        <w:t>    令</w:t>
      </w:r>
      <w:r>
        <w:fldChar w:fldCharType="begin"/>
      </w:r>
      <w:r>
        <w:instrText xml:space="preserve"> INCLUDEPICTURE "https://img-blog.csdn.net/20131120102813671" \* MERGEFORMATINET </w:instrText>
      </w:r>
      <w:r>
        <w:fldChar w:fldCharType="separate"/>
      </w:r>
      <w:r>
        <w:rPr>
          <w:noProof/>
        </w:rPr>
        <w:drawing>
          <wp:inline distT="0" distB="0" distL="0" distR="0">
            <wp:extent cx="914400" cy="266065"/>
            <wp:effectExtent l="0" t="0" r="0" b="0"/>
            <wp:docPr id="204" name="图片 204" descr="https://img-blog.csdn.net/201311201028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img-blog.csdn.net/2013112010281367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14400" cy="266065"/>
                    </a:xfrm>
                    <a:prstGeom prst="rect">
                      <a:avLst/>
                    </a:prstGeom>
                    <a:noFill/>
                    <a:ln>
                      <a:noFill/>
                    </a:ln>
                  </pic:spPr>
                </pic:pic>
              </a:graphicData>
            </a:graphic>
          </wp:inline>
        </w:drawing>
      </w:r>
      <w:r>
        <w:fldChar w:fldCharType="end"/>
      </w:r>
      <w:r>
        <w:t>（表示预测值与真实值之差），</w:t>
      </w:r>
      <w:r>
        <w:fldChar w:fldCharType="begin"/>
      </w:r>
      <w:r>
        <w:instrText xml:space="preserve"> INCLUDEPICTURE "https://img-blog.csdn.net/20140917224103392" \* MERGEFORMATINET </w:instrText>
      </w:r>
      <w:r>
        <w:fldChar w:fldCharType="separate"/>
      </w:r>
      <w:r>
        <w:rPr>
          <w:noProof/>
        </w:rPr>
        <w:drawing>
          <wp:inline distT="0" distB="0" distL="0" distR="0">
            <wp:extent cx="3189605" cy="223520"/>
            <wp:effectExtent l="0" t="0" r="0" b="5080"/>
            <wp:docPr id="203" name="图片 203" descr="https://img-blog.csdn.net/201409172241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img-blog.csdn.net/2014091722410339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189605" cy="223520"/>
                    </a:xfrm>
                    <a:prstGeom prst="rect">
                      <a:avLst/>
                    </a:prstGeom>
                    <a:noFill/>
                    <a:ln>
                      <a:noFill/>
                    </a:ln>
                  </pic:spPr>
                </pic:pic>
              </a:graphicData>
            </a:graphic>
          </wp:inline>
        </w:drawing>
      </w:r>
      <w:r>
        <w:fldChar w:fldCharType="end"/>
      </w:r>
      <w:r>
        <w:t>，然后上式两边同时除以</w:t>
      </w:r>
      <w:r>
        <w:fldChar w:fldCharType="begin"/>
      </w:r>
      <w:r>
        <w:instrText xml:space="preserve"> INCLUDEPICTURE "https://img-blog.csdn.net/20140917223956515" \* MERGEFORMATINET </w:instrText>
      </w:r>
      <w:r>
        <w:fldChar w:fldCharType="separate"/>
      </w:r>
      <w:r>
        <w:rPr>
          <w:noProof/>
        </w:rPr>
        <w:drawing>
          <wp:inline distT="0" distB="0" distL="0" distR="0">
            <wp:extent cx="106045" cy="148590"/>
            <wp:effectExtent l="0" t="0" r="0" b="3810"/>
            <wp:docPr id="202" name="图片 202" descr="https://img-blog.csdn.net/2014091722395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img-blog.csdn.net/2014091722395651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6045" cy="148590"/>
                    </a:xfrm>
                    <a:prstGeom prst="rect">
                      <a:avLst/>
                    </a:prstGeom>
                    <a:noFill/>
                    <a:ln>
                      <a:noFill/>
                    </a:ln>
                  </pic:spPr>
                </pic:pic>
              </a:graphicData>
            </a:graphic>
          </wp:inline>
        </w:drawing>
      </w:r>
      <w:r>
        <w:fldChar w:fldCharType="end"/>
      </w:r>
      <w:r>
        <w:t>，得到一个关于单变量</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201" name="图片 201"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的解：</w:t>
      </w:r>
    </w:p>
    <w:p w:rsidR="007D4915" w:rsidRDefault="007D4915" w:rsidP="007D4915">
      <w:r>
        <w:fldChar w:fldCharType="begin"/>
      </w:r>
      <w:r>
        <w:instrText xml:space="preserve"> INCLUDEPICTURE "https://img-blog.csdn.net/20140917213317884" \* MERGEFORMATINET </w:instrText>
      </w:r>
      <w:r>
        <w:fldChar w:fldCharType="separate"/>
      </w:r>
      <w:r>
        <w:rPr>
          <w:noProof/>
        </w:rPr>
        <w:drawing>
          <wp:inline distT="0" distB="0" distL="0" distR="0">
            <wp:extent cx="2456180" cy="467995"/>
            <wp:effectExtent l="0" t="0" r="0" b="1905"/>
            <wp:docPr id="200" name="图片 200" descr="https://img-blog.csdn.net/2014091721331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img-blog.csdn.net/2014091721331788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456180" cy="467995"/>
                    </a:xfrm>
                    <a:prstGeom prst="rect">
                      <a:avLst/>
                    </a:prstGeom>
                    <a:noFill/>
                    <a:ln>
                      <a:noFill/>
                    </a:ln>
                  </pic:spPr>
                </pic:pic>
              </a:graphicData>
            </a:graphic>
          </wp:inline>
        </w:drawing>
      </w:r>
      <w:r>
        <w:fldChar w:fldCharType="end"/>
      </w:r>
    </w:p>
    <w:p w:rsidR="007D4915" w:rsidRDefault="007D4915" w:rsidP="007D4915">
      <w:r>
        <w:t>    这个解没有考虑其约束条件</w:t>
      </w:r>
      <w:r>
        <w:fldChar w:fldCharType="begin"/>
      </w:r>
      <w:r>
        <w:instrText xml:space="preserve"> INCLUDEPICTURE "https://img-blog.csdn.net/20140917213244500" \* MERGEFORMATINET </w:instrText>
      </w:r>
      <w:r>
        <w:fldChar w:fldCharType="separate"/>
      </w:r>
      <w:r>
        <w:rPr>
          <w:noProof/>
        </w:rPr>
        <w:drawing>
          <wp:inline distT="0" distB="0" distL="0" distR="0">
            <wp:extent cx="935355" cy="201930"/>
            <wp:effectExtent l="0" t="0" r="4445" b="1270"/>
            <wp:docPr id="199" name="图片 199" descr="https://img-blog.csdn.net/2014091721324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img-blog.csdn.net/2014091721324450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35355" cy="201930"/>
                    </a:xfrm>
                    <a:prstGeom prst="rect">
                      <a:avLst/>
                    </a:prstGeom>
                    <a:noFill/>
                    <a:ln>
                      <a:noFill/>
                    </a:ln>
                  </pic:spPr>
                </pic:pic>
              </a:graphicData>
            </a:graphic>
          </wp:inline>
        </w:drawing>
      </w:r>
      <w:r>
        <w:fldChar w:fldCharType="end"/>
      </w:r>
      <w:r>
        <w:t>，即是未经剪辑时的解。</w:t>
      </w:r>
    </w:p>
    <w:p w:rsidR="007D4915" w:rsidRDefault="007D4915" w:rsidP="007D4915">
      <w:r>
        <w:t>    然后考虑约束</w:t>
      </w:r>
      <w:r>
        <w:fldChar w:fldCharType="begin"/>
      </w:r>
      <w:r>
        <w:instrText xml:space="preserve"> INCLUDEPICTURE "https://img-blog.csdn.net/20140917213244500" \* MERGEFORMATINET </w:instrText>
      </w:r>
      <w:r>
        <w:fldChar w:fldCharType="separate"/>
      </w:r>
      <w:r>
        <w:rPr>
          <w:noProof/>
        </w:rPr>
        <w:drawing>
          <wp:inline distT="0" distB="0" distL="0" distR="0">
            <wp:extent cx="935355" cy="201930"/>
            <wp:effectExtent l="0" t="0" r="4445" b="1270"/>
            <wp:docPr id="198" name="图片 198" descr="https://img-blog.csdn.net/2014091721324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img-blog.csdn.net/2014091721324450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35355" cy="201930"/>
                    </a:xfrm>
                    <a:prstGeom prst="rect">
                      <a:avLst/>
                    </a:prstGeom>
                    <a:noFill/>
                    <a:ln>
                      <a:noFill/>
                    </a:ln>
                  </pic:spPr>
                </pic:pic>
              </a:graphicData>
            </a:graphic>
          </wp:inline>
        </w:drawing>
      </w:r>
      <w:r>
        <w:fldChar w:fldCharType="end"/>
      </w:r>
      <w:r>
        <w:t>可得到经过剪辑后的</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197" name="图片 197"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的解析解为：</w:t>
      </w:r>
    </w:p>
    <w:p w:rsidR="007D4915" w:rsidRDefault="007D4915" w:rsidP="007D4915">
      <w:r>
        <w:lastRenderedPageBreak/>
        <w:fldChar w:fldCharType="begin"/>
      </w:r>
      <w:r>
        <w:instrText xml:space="preserve"> INCLUDEPICTURE "https://img-blog.csdn.net/20140917213408953" \* MERGEFORMATINET </w:instrText>
      </w:r>
      <w:r>
        <w:fldChar w:fldCharType="separate"/>
      </w:r>
      <w:r>
        <w:rPr>
          <w:noProof/>
        </w:rPr>
        <w:drawing>
          <wp:inline distT="0" distB="0" distL="0" distR="0">
            <wp:extent cx="3211195" cy="701675"/>
            <wp:effectExtent l="0" t="0" r="1905" b="0"/>
            <wp:docPr id="196" name="图片 196" descr="https://img-blog.csdn.net/2014091721340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img-blog.csdn.net/2014091721340895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211195" cy="701675"/>
                    </a:xfrm>
                    <a:prstGeom prst="rect">
                      <a:avLst/>
                    </a:prstGeom>
                    <a:noFill/>
                    <a:ln>
                      <a:noFill/>
                    </a:ln>
                  </pic:spPr>
                </pic:pic>
              </a:graphicData>
            </a:graphic>
          </wp:inline>
        </w:drawing>
      </w:r>
      <w:r>
        <w:fldChar w:fldCharType="end"/>
      </w:r>
    </w:p>
    <w:p w:rsidR="007D4915" w:rsidRDefault="007D4915" w:rsidP="007D4915">
      <w:r>
        <w:t>    求出了后</w:t>
      </w:r>
      <w:r>
        <w:fldChar w:fldCharType="begin"/>
      </w:r>
      <w:r>
        <w:instrText xml:space="preserve"> INCLUDEPICTURE "https://img-blog.csdn.net/20140917211615427" \* MERGEFORMATINET </w:instrText>
      </w:r>
      <w:r>
        <w:fldChar w:fldCharType="separate"/>
      </w:r>
      <w:r>
        <w:rPr>
          <w:noProof/>
        </w:rPr>
        <w:drawing>
          <wp:inline distT="0" distB="0" distL="0" distR="0">
            <wp:extent cx="393700" cy="212725"/>
            <wp:effectExtent l="0" t="0" r="0" b="3175"/>
            <wp:docPr id="195" name="图片 195" descr="https://img-blog.csdn.net/201409172116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img-blog.csdn.net/2014091721161542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，便可以求出</w:t>
      </w:r>
      <w:r>
        <w:fldChar w:fldCharType="begin"/>
      </w:r>
      <w:r>
        <w:instrText xml:space="preserve"> INCLUDEPICTURE "https://img-blog.csdn.net/20140917211603025" \* MERGEFORMATINET </w:instrText>
      </w:r>
      <w:r>
        <w:fldChar w:fldCharType="separate"/>
      </w:r>
      <w:r>
        <w:rPr>
          <w:noProof/>
        </w:rPr>
        <w:drawing>
          <wp:inline distT="0" distB="0" distL="0" distR="0">
            <wp:extent cx="393700" cy="212725"/>
            <wp:effectExtent l="0" t="0" r="0" b="3175"/>
            <wp:docPr id="194" name="图片 194" descr="https://img-blog.csdn.net/201409172116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img-blog.csdn.net/2014091721160302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93700" cy="212725"/>
                    </a:xfrm>
                    <a:prstGeom prst="rect">
                      <a:avLst/>
                    </a:prstGeom>
                    <a:noFill/>
                    <a:ln>
                      <a:noFill/>
                    </a:ln>
                  </pic:spPr>
                </pic:pic>
              </a:graphicData>
            </a:graphic>
          </wp:inline>
        </w:drawing>
      </w:r>
      <w:r>
        <w:fldChar w:fldCharType="end"/>
      </w:r>
      <w:r>
        <w:t>，得</w:t>
      </w:r>
      <w:r>
        <w:fldChar w:fldCharType="begin"/>
      </w:r>
      <w:r>
        <w:instrText xml:space="preserve"> INCLUDEPICTURE "https://img-blog.csdn.net/20140917213703086" \* MERGEFORMATINET </w:instrText>
      </w:r>
      <w:r>
        <w:fldChar w:fldCharType="separate"/>
      </w:r>
      <w:r>
        <w:rPr>
          <w:noProof/>
        </w:rPr>
        <w:drawing>
          <wp:inline distT="0" distB="0" distL="0" distR="0">
            <wp:extent cx="2583815" cy="255270"/>
            <wp:effectExtent l="0" t="0" r="0" b="0"/>
            <wp:docPr id="193" name="图片 193" descr="https://img-blog.csdn.net/201409172137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img-blog.csdn.net/2014091721370308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583815" cy="255270"/>
                    </a:xfrm>
                    <a:prstGeom prst="rect">
                      <a:avLst/>
                    </a:prstGeom>
                    <a:noFill/>
                    <a:ln>
                      <a:noFill/>
                    </a:ln>
                  </pic:spPr>
                </pic:pic>
              </a:graphicData>
            </a:graphic>
          </wp:inline>
        </w:drawing>
      </w:r>
      <w:r>
        <w:fldChar w:fldCharType="end"/>
      </w:r>
      <w:r>
        <w:t>。</w:t>
      </w:r>
    </w:p>
    <w:p w:rsidR="007D4915" w:rsidRDefault="007D4915" w:rsidP="007D4915">
      <w:r>
        <w:t>    </w:t>
      </w:r>
      <w:r>
        <w:fldChar w:fldCharType="begin"/>
      </w:r>
      <w:r>
        <w:instrText xml:space="preserve"> INCLUDEPICTURE "/C:/Users/ADMINI~1/AppData/Local/Temp/TempPic/K39[UN21WF~__EGULXI4SBM.tmp" \* MERGEFORMATINET </w:instrText>
      </w:r>
      <w:r>
        <w:fldChar w:fldCharType="separate"/>
      </w:r>
      <w:r>
        <w:rPr>
          <w:noProof/>
        </w:rPr>
        <mc:AlternateContent>
          <mc:Choice Requires="wps">
            <w:drawing>
              <wp:inline distT="0" distB="0" distL="0" distR="0">
                <wp:extent cx="308610" cy="308610"/>
                <wp:effectExtent l="0" t="0" r="0" b="0"/>
                <wp:docPr id="192" name="矩形 192" descr="/C:/Users/ADMINI~1/AppData/Local/Temp/TempPic/K39[UN21WF~__EGULXI4SB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B11D7" id="矩形 192" o:spid="_x0000_s1026" alt="/C:/Users/ADMINI~1/AppData/Local/Temp/TempPic/K39[UN21WF~__EGULXI4SBM.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" filled="f" stroked="f">
                <o:lock v:ext="edit" aspectratio="t"/>
                <w10:anchorlock/>
              </v:rect>
            </w:pict>
          </mc:Fallback>
        </mc:AlternateContent>
      </w:r>
      <w:r>
        <w:fldChar w:fldCharType="end"/>
      </w:r>
      <w:r>
        <w:t>那么如何选择乘子</w:t>
      </w:r>
      <w:r>
        <w:fldChar w:fldCharType="begin"/>
      </w:r>
      <w:r>
        <w:instrText xml:space="preserve"> INCLUDEPICTURE "https://img-blog.csdn.net/20140917223344501" \* MERGEFORMATINET </w:instrText>
      </w:r>
      <w:r>
        <w:fldChar w:fldCharType="separate"/>
      </w:r>
      <w:r>
        <w:rPr>
          <w:noProof/>
        </w:rPr>
        <w:drawing>
          <wp:inline distT="0" distB="0" distL="0" distR="0">
            <wp:extent cx="191135" cy="148590"/>
            <wp:effectExtent l="0" t="0" r="0" b="3810"/>
            <wp:docPr id="191" name="图片 191"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rPr>
          <w:rFonts w:ascii="tahoma" w:hAnsi="tahoma" w:cs="tahoma"/>
          <w:color w:val="333333"/>
          <w:sz w:val="21"/>
          <w:szCs w:val="21"/>
        </w:rPr>
        <w:t>和</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190" name="图片 190"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呢？</w:t>
      </w:r>
    </w:p>
    <w:p w:rsidR="007D4915" w:rsidRDefault="007D4915" w:rsidP="007D4915">
      <w:pPr>
        <w:widowControl/>
        <w:numPr>
          <w:ilvl w:val="0"/>
          <w:numId w:val="13"/>
        </w:numPr>
        <w:spacing w:before="100" w:beforeAutospacing="1" w:after="100" w:afterAutospacing="1"/>
        <w:jc w:val="left"/>
      </w:pPr>
      <w:r>
        <w:t>对于</w:t>
      </w:r>
      <w:r>
        <w:fldChar w:fldCharType="begin"/>
      </w:r>
      <w:r>
        <w:instrText xml:space="preserve"> INCLUDEPICTURE "https://img-blog.csdn.net/20140917223344501" \* MERGEFORMATINET </w:instrText>
      </w:r>
      <w:r>
        <w:fldChar w:fldCharType="separate"/>
      </w:r>
      <w:r>
        <w:rPr>
          <w:noProof/>
        </w:rPr>
        <w:drawing>
          <wp:inline distT="0" distB="0" distL="0" distR="0">
            <wp:extent cx="191135" cy="148590"/>
            <wp:effectExtent l="0" t="0" r="0" b="3810"/>
            <wp:docPr id="189" name="图片 189" descr="https://img-blog.csdn.net/201409172233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s://img-blog.csdn.net/201409172233445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，即第一个乘子，可以通过刚刚说的那3种不满足KKT的条件来找；</w:t>
      </w:r>
    </w:p>
    <w:p w:rsidR="007D4915" w:rsidRDefault="007D4915" w:rsidP="007D4915">
      <w:pPr>
        <w:widowControl/>
        <w:numPr>
          <w:ilvl w:val="0"/>
          <w:numId w:val="13"/>
        </w:numPr>
        <w:spacing w:before="100" w:beforeAutospacing="1" w:after="100" w:afterAutospacing="1"/>
        <w:jc w:val="left"/>
      </w:pPr>
      <w:r>
        <w:t>而对于第二个乘子</w:t>
      </w:r>
      <w:r>
        <w:fldChar w:fldCharType="begin"/>
      </w:r>
      <w:r>
        <w:instrText xml:space="preserve"> INCLUDEPICTURE "https://img-blog.csdn.net/20140917223154718" \* MERGEFORMATINET </w:instrText>
      </w:r>
      <w:r>
        <w:fldChar w:fldCharType="separate"/>
      </w:r>
      <w:r>
        <w:rPr>
          <w:noProof/>
        </w:rPr>
        <w:drawing>
          <wp:inline distT="0" distB="0" distL="0" distR="0">
            <wp:extent cx="191135" cy="148590"/>
            <wp:effectExtent l="0" t="0" r="0" b="3810"/>
            <wp:docPr id="188" name="图片 188" descr="https://img-blog.csdn.net/201409172231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s://img-blog.csdn.net/201409172231547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fldChar w:fldCharType="end"/>
      </w:r>
      <w:r>
        <w:t>可以寻找满足条件 ：</w:t>
      </w:r>
      <w:r>
        <w:fldChar w:fldCharType="begin"/>
      </w:r>
      <w:r>
        <w:instrText xml:space="preserve"> INCLUDEPICTURE "https://img-blog.csdn.net/20140917223934406" \* MERGEFORMATINET </w:instrText>
      </w:r>
      <w:r>
        <w:fldChar w:fldCharType="separate"/>
      </w:r>
      <w:r>
        <w:rPr>
          <w:noProof/>
        </w:rPr>
        <w:drawing>
          <wp:inline distT="0" distB="0" distL="0" distR="0">
            <wp:extent cx="1095375" cy="223520"/>
            <wp:effectExtent l="0" t="0" r="0" b="5080"/>
            <wp:docPr id="187" name="图片 187" descr="https://img-blog.csdn.net/201409172239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mg-blog.csdn.net/2014091722393440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095375" cy="223520"/>
                    </a:xfrm>
                    <a:prstGeom prst="rect">
                      <a:avLst/>
                    </a:prstGeom>
                    <a:noFill/>
                    <a:ln>
                      <a:noFill/>
                    </a:ln>
                  </pic:spPr>
                </pic:pic>
              </a:graphicData>
            </a:graphic>
          </wp:inline>
        </w:drawing>
      </w:r>
      <w:r>
        <w:fldChar w:fldCharType="end"/>
      </w:r>
      <w:r>
        <w:t>的乘子。</w:t>
      </w:r>
    </w:p>
    <w:p w:rsidR="007D4915" w:rsidRDefault="007D4915" w:rsidP="007D4915">
      <w:r>
        <w:t>    而b在满足下述条件：</w:t>
      </w:r>
    </w:p>
    <w:p w:rsidR="007D4915" w:rsidRDefault="007D4915" w:rsidP="007D4915">
      <w:r>
        <w:fldChar w:fldCharType="begin"/>
      </w:r>
      <w:r>
        <w:instrText xml:space="preserve"> INCLUDEPICTURE "https://img-blog.csdn.net/20140917213613796" \* MERGEFORMATINET </w:instrText>
      </w:r>
      <w:r>
        <w:fldChar w:fldCharType="separate"/>
      </w:r>
      <w:r>
        <w:rPr>
          <w:noProof/>
        </w:rPr>
        <w:drawing>
          <wp:inline distT="0" distB="0" distL="0" distR="0">
            <wp:extent cx="2902585" cy="701675"/>
            <wp:effectExtent l="0" t="0" r="5715" b="0"/>
            <wp:docPr id="186" name="图片 186" descr="https://img-blog.csdn.net/201409172136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img-blog.csdn.net/2014091721361379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902585" cy="701675"/>
                    </a:xfrm>
                    <a:prstGeom prst="rect">
                      <a:avLst/>
                    </a:prstGeom>
                    <a:noFill/>
                    <a:ln>
                      <a:noFill/>
                    </a:ln>
                  </pic:spPr>
                </pic:pic>
              </a:graphicData>
            </a:graphic>
          </wp:inline>
        </w:drawing>
      </w:r>
      <w:r>
        <w:fldChar w:fldCharType="end"/>
      </w:r>
    </w:p>
    <w:p w:rsidR="007D4915" w:rsidRDefault="007D4915" w:rsidP="007D4915">
      <w:r>
        <w:t>    下更新b：</w:t>
      </w:r>
    </w:p>
    <w:p w:rsidR="007D4915" w:rsidRDefault="007D4915" w:rsidP="007D4915">
      <w:r>
        <w:fldChar w:fldCharType="begin"/>
      </w:r>
      <w:r>
        <w:instrText xml:space="preserve"> INCLUDEPICTURE "https://img-blog.csdn.net/20140917213709734" \* MERGEFORMATINET </w:instrText>
      </w:r>
      <w:r>
        <w:fldChar w:fldCharType="separate"/>
      </w:r>
      <w:r>
        <w:rPr>
          <w:noProof/>
        </w:rPr>
        <w:drawing>
          <wp:inline distT="0" distB="0" distL="0" distR="0">
            <wp:extent cx="5634990" cy="255270"/>
            <wp:effectExtent l="0" t="0" r="3810" b="0"/>
            <wp:docPr id="185" name="图片 185" descr="https://img-blog.csdn.net/2014091721370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img-blog.csdn.net/2014091721370973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634990" cy="255270"/>
                    </a:xfrm>
                    <a:prstGeom prst="rect">
                      <a:avLst/>
                    </a:prstGeom>
                    <a:noFill/>
                    <a:ln>
                      <a:noFill/>
                    </a:ln>
                  </pic:spPr>
                </pic:pic>
              </a:graphicData>
            </a:graphic>
          </wp:inline>
        </w:drawing>
      </w:r>
      <w:r>
        <w:fldChar w:fldCharType="end"/>
      </w:r>
    </w:p>
    <w:p w:rsidR="007D4915" w:rsidRDefault="007D4915" w:rsidP="007D4915">
      <w:r>
        <w:fldChar w:fldCharType="begin"/>
      </w:r>
      <w:r>
        <w:instrText xml:space="preserve"> INCLUDEPICTURE "https://img-blog.csdn.net/20140917213912504" \* MERGEFORMATINET </w:instrText>
      </w:r>
      <w:r>
        <w:fldChar w:fldCharType="separate"/>
      </w:r>
      <w:r>
        <w:rPr>
          <w:noProof/>
        </w:rPr>
        <w:drawing>
          <wp:inline distT="0" distB="0" distL="0" distR="0">
            <wp:extent cx="5634990" cy="255270"/>
            <wp:effectExtent l="0" t="0" r="3810" b="0"/>
            <wp:docPr id="184" name="图片 184" descr="https://img-blog.csdn.net/2014091721391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img-blog.csdn.net/2014091721391250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634990" cy="255270"/>
                    </a:xfrm>
                    <a:prstGeom prst="rect">
                      <a:avLst/>
                    </a:prstGeom>
                    <a:noFill/>
                    <a:ln>
                      <a:noFill/>
                    </a:ln>
                  </pic:spPr>
                </pic:pic>
              </a:graphicData>
            </a:graphic>
          </wp:inline>
        </w:drawing>
      </w:r>
      <w:r>
        <w:fldChar w:fldCharType="end"/>
      </w:r>
    </w:p>
    <w:p w:rsidR="007D4915" w:rsidRDefault="007D4915" w:rsidP="007D4915">
      <w:r>
        <w:t>    且每次更新完两个乘子的优化后，都需要再重新计算b，及对应的Ei值。</w:t>
      </w:r>
    </w:p>
    <w:p w:rsidR="007D4915" w:rsidRDefault="007D4915" w:rsidP="007D4915">
      <w:r>
        <w:t>    最后更新所有</w:t>
      </w:r>
      <w:r>
        <w:fldChar w:fldCharType="begin"/>
      </w:r>
      <w:r>
        <w:instrText xml:space="preserve"> INCLUDEPICTURE "https://img-blog.csdn.net/20140917223408203" \* MERGEFORMATINET </w:instrText>
      </w:r>
      <w:r>
        <w:fldChar w:fldCharType="separate"/>
      </w:r>
      <w:r>
        <w:rPr>
          <w:noProof/>
        </w:rPr>
        <w:drawing>
          <wp:inline distT="0" distB="0" distL="0" distR="0">
            <wp:extent cx="180975" cy="148590"/>
            <wp:effectExtent l="0" t="0" r="0" b="3810"/>
            <wp:docPr id="183" name="图片 183" descr="https://img-blog.csdn.net/2014091722340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img-blog.csdn.net/2014091722340820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fldChar w:fldCharType="end"/>
      </w:r>
      <w:r>
        <w:t>，y和b，这样模型就出来了，从而即可求出咱们开头提出的分类函数：</w:t>
      </w:r>
    </w:p>
    <w:p w:rsidR="007D4915" w:rsidRDefault="007D4915" w:rsidP="007D4915">
      <w:r>
        <w:fldChar w:fldCharType="begin"/>
      </w:r>
      <w:r>
        <w:instrText xml:space="preserve"> INCLUDEPICTURE "http://img.my.csdn.net/uploads/201210/25/1351142877_8481.jpg" \* MERGEFORMATINET </w:instrText>
      </w:r>
      <w:r>
        <w:fldChar w:fldCharType="separate"/>
      </w:r>
      <w:r>
        <w:rPr>
          <w:noProof/>
        </w:rPr>
        <w:drawing>
          <wp:inline distT="0" distB="0" distL="0" distR="0">
            <wp:extent cx="4008755" cy="829310"/>
            <wp:effectExtent l="0" t="0" r="4445" b="0"/>
            <wp:docPr id="182" name="图片 182" descr="http://img.my.csdn.net/uploads/201210/25/1351142877_8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img.my.csdn.net/uploads/201210/25/1351142877_848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08755" cy="829310"/>
                    </a:xfrm>
                    <a:prstGeom prst="rect">
                      <a:avLst/>
                    </a:prstGeom>
                    <a:noFill/>
                    <a:ln>
                      <a:noFill/>
                    </a:ln>
                  </pic:spPr>
                </pic:pic>
              </a:graphicData>
            </a:graphic>
          </wp:inline>
        </w:drawing>
      </w:r>
      <w:r>
        <w:fldChar w:fldCharType="end"/>
      </w:r>
    </w:p>
    <w:p w:rsidR="007D4915" w:rsidRDefault="007D4915" w:rsidP="007D4915">
      <w:r>
        <w:t>    此外，</w:t>
      </w:r>
      <w:hyperlink r:id="rId237" w:tgtFrame="_blank" w:history="1">
        <w:r>
          <w:rPr>
            <w:rStyle w:val="a3"/>
          </w:rPr>
          <w:t>这里</w:t>
        </w:r>
      </w:hyperlink>
      <w:r>
        <w:t>也有一篇类似的文章，大家可以参考下。</w:t>
      </w:r>
    </w:p>
    <w:p w:rsidR="007D4915" w:rsidRDefault="007D4915" w:rsidP="007D4915">
      <w:pPr>
        <w:pStyle w:val="4"/>
      </w:pPr>
      <w:bookmarkStart w:id="29" w:name="t31"/>
      <w:bookmarkEnd w:id="29"/>
      <w:r>
        <w:lastRenderedPageBreak/>
        <w:t>3.5.2、SMO算法的步骤</w:t>
      </w:r>
    </w:p>
    <w:p w:rsidR="007D4915" w:rsidRDefault="007D4915" w:rsidP="007D4915">
      <w:r>
        <w:t>    综上，总结下SMO的主要步骤，如下：</w:t>
      </w:r>
    </w:p>
    <w:p w:rsidR="007D4915" w:rsidRDefault="007D4915" w:rsidP="007D4915">
      <w:r>
        <w:fldChar w:fldCharType="begin"/>
      </w:r>
      <w:r>
        <w:instrText xml:space="preserve"> INCLUDEPICTURE "http://img.my.csdn.net/uploads/201304/05/1365177311_5726.png" \* MERGEFORMATINET </w:instrText>
      </w:r>
      <w:r>
        <w:fldChar w:fldCharType="separate"/>
      </w:r>
      <w:r>
        <w:rPr>
          <w:noProof/>
        </w:rPr>
        <w:drawing>
          <wp:inline distT="0" distB="0" distL="0" distR="0">
            <wp:extent cx="7240905" cy="2349500"/>
            <wp:effectExtent l="0" t="0" r="0" b="0"/>
            <wp:docPr id="181" name="图片 181" descr="http://img.my.csdn.net/uploads/201304/05/1365177311_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img.my.csdn.net/uploads/201304/05/1365177311_5726.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240905" cy="2349500"/>
                    </a:xfrm>
                    <a:prstGeom prst="rect">
                      <a:avLst/>
                    </a:prstGeom>
                    <a:noFill/>
                    <a:ln>
                      <a:noFill/>
                    </a:ln>
                  </pic:spPr>
                </pic:pic>
              </a:graphicData>
            </a:graphic>
          </wp:inline>
        </w:drawing>
      </w:r>
      <w:r>
        <w:fldChar w:fldCharType="end"/>
      </w:r>
    </w:p>
    <w:p w:rsidR="007D4915" w:rsidRDefault="007D4915" w:rsidP="007D4915">
      <w:r>
        <w:t>    意思是，</w:t>
      </w:r>
    </w:p>
    <w:p w:rsidR="007D4915" w:rsidRDefault="007D4915" w:rsidP="007D4915">
      <w:pPr>
        <w:widowControl/>
        <w:numPr>
          <w:ilvl w:val="0"/>
          <w:numId w:val="14"/>
        </w:numPr>
        <w:spacing w:before="100" w:beforeAutospacing="1" w:after="100" w:afterAutospacing="1"/>
        <w:jc w:val="left"/>
      </w:pPr>
      <w:r>
        <w:t>第一步选取一对</w:t>
      </w:r>
      <w:r>
        <w:fldChar w:fldCharType="begin"/>
      </w:r>
      <w:r>
        <w:instrText xml:space="preserve"> INCLUDEPICTURE "http://img.my.csdn.net/uploads/201304/05/1365177350_4416.png" \* MERGEFORMATINET </w:instrText>
      </w:r>
      <w:r>
        <w:fldChar w:fldCharType="separate"/>
      </w:r>
      <w:r>
        <w:rPr>
          <w:noProof/>
        </w:rPr>
        <w:drawing>
          <wp:inline distT="0" distB="0" distL="0" distR="0">
            <wp:extent cx="159385" cy="266065"/>
            <wp:effectExtent l="0" t="0" r="5715" b="0"/>
            <wp:docPr id="180" name="图片 180"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img.my.csdn.net/uploads/201304/05/1365177350_4416.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"/C:/Users/ADMINI~1/AppData/Local/Temp/TempPic/SSG](EM@FHBU`5_5{5F1_OL.tmp" \* MERGEFORMATINET </w:instrText>
      </w:r>
      <w:r>
        <w:fldChar w:fldCharType="separate"/>
      </w:r>
      <w:r>
        <w:rPr>
          <w:noProof/>
        </w:rPr>
        <mc:AlternateContent>
          <mc:Choice Requires="wps">
            <w:drawing>
              <wp:inline distT="0" distB="0" distL="0" distR="0">
                <wp:extent cx="308610" cy="308610"/>
                <wp:effectExtent l="0" t="0" r="0" b="0"/>
                <wp:docPr id="179" name="矩形 179" descr="/C:/Users/ADMINI~1/AppData/Local/Temp/TempPic/SSG](EM@FHBU`5_5{5F1_OL.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0498C" id="矩形 179" o:spid="_x0000_s1026" alt="/C:/Users/ADMINI~1/AppData/Local/Temp/TempPic/SSG](EM@FHBU`5_5{5F1_OL.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" filled="f" stroked="f">
                <o:lock v:ext="edit" aspectratio="t"/>
                <w10:anchorlock/>
              </v:rect>
            </w:pict>
          </mc:Fallback>
        </mc:AlternateContent>
      </w:r>
      <w:r>
        <w:fldChar w:fldCharType="end"/>
      </w:r>
      <w:r>
        <w:t>和</w:t>
      </w:r>
      <w:r>
        <w:fldChar w:fldCharType="begin"/>
      </w:r>
      <w:r>
        <w:instrText xml:space="preserve"> INCLUDEPICTURE "/C:/Users/ADMINI~1/AppData/Local/Temp/TempPic/]AL[X353KQY7M(IYOE6MT`X.tmp" \* MERGEFORMATINET </w:instrText>
      </w:r>
      <w:r>
        <w:fldChar w:fldCharType="separate"/>
      </w:r>
      <w:r>
        <w:rPr>
          <w:noProof/>
        </w:rPr>
        <mc:AlternateContent>
          <mc:Choice Requires="wps">
            <w:drawing>
              <wp:inline distT="0" distB="0" distL="0" distR="0">
                <wp:extent cx="308610" cy="308610"/>
                <wp:effectExtent l="0" t="0" r="0" b="0"/>
                <wp:docPr id="178" name="矩形 178" descr="/C:/Users/ADMINI~1/AppData/Local/Temp/TempPic/]AL[X353KQY7M(IYOE6MT`X.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BAAC1" id="矩形 178" o:spid="_x0000_s1026" alt="/C:/Users/ADMINI~1/AppData/Local/Temp/TempPic/]AL[X353KQY7M(IYOE6MT`X.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" filled="f" stroked="f">
                <o:lock v:ext="edit" aspectratio="t"/>
                <w10:anchorlock/>
              </v:rect>
            </w:pict>
          </mc:Fallback>
        </mc:AlternateContent>
      </w:r>
      <w:r>
        <w:fldChar w:fldCharType="end"/>
      </w:r>
      <w:r>
        <w:fldChar w:fldCharType="begin"/>
      </w:r>
      <w:r>
        <w:instrText xml:space="preserve"> INCLUDEPICTURE "http://img.my.csdn.net/uploads/201304/05/1365177362_5226.png" \* MERGEFORMATINET </w:instrText>
      </w:r>
      <w:r>
        <w:fldChar w:fldCharType="separate"/>
      </w:r>
      <w:r>
        <w:rPr>
          <w:noProof/>
        </w:rPr>
        <w:drawing>
          <wp:inline distT="0" distB="0" distL="0" distR="0">
            <wp:extent cx="159385" cy="266065"/>
            <wp:effectExtent l="0" t="0" r="5715" b="635"/>
            <wp:docPr id="177" name="图片 177"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img.my.csdn.net/uploads/201304/05/1365177362_5226.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t>，选取方法使用启发式方法；</w:t>
      </w:r>
    </w:p>
    <w:p w:rsidR="007D4915" w:rsidRDefault="007D4915" w:rsidP="007D4915">
      <w:pPr>
        <w:widowControl/>
        <w:numPr>
          <w:ilvl w:val="0"/>
          <w:numId w:val="14"/>
        </w:numPr>
        <w:spacing w:before="100" w:beforeAutospacing="1" w:after="100" w:afterAutospacing="1"/>
        <w:jc w:val="left"/>
      </w:pPr>
      <w:r>
        <w:t>第二步，固定除</w:t>
      </w:r>
      <w:r>
        <w:fldChar w:fldCharType="begin"/>
      </w:r>
      <w:r>
        <w:instrText xml:space="preserve"> INCLUDEPICTURE "http://img.my.csdn.net/uploads/201304/05/1365177350_4416.png" \* MERGEFORMATINET </w:instrText>
      </w:r>
      <w:r>
        <w:fldChar w:fldCharType="separate"/>
      </w:r>
      <w:r>
        <w:rPr>
          <w:noProof/>
        </w:rPr>
        <w:drawing>
          <wp:inline distT="0" distB="0" distL="0" distR="0">
            <wp:extent cx="159385" cy="266065"/>
            <wp:effectExtent l="0" t="0" r="5715" b="0"/>
            <wp:docPr id="176" name="图片 176"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img.my.csdn.net/uploads/201304/05/1365177350_4416.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"/C:/Users/ADMINI~1/AppData/Local/Temp/TempPic/N$L}%XJ$7AA`%TB%V92K{HD.tmp" \* MERGEFORMATINET </w:instrText>
      </w:r>
      <w:r>
        <w:fldChar w:fldCharType="separate"/>
      </w:r>
      <w:r>
        <w:rPr>
          <w:noProof/>
        </w:rPr>
        <mc:AlternateContent>
          <mc:Choice Requires="wps">
            <w:drawing>
              <wp:inline distT="0" distB="0" distL="0" distR="0">
                <wp:extent cx="308610" cy="308610"/>
                <wp:effectExtent l="0" t="0" r="0" b="0"/>
                <wp:docPr id="175" name="矩形 175" descr="/C:/Users/ADMINI~1/AppData/Local/Temp/TempPic/N$L}%XJ$7AA`%TB%V92K{HD.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CC182" id="矩形 175" o:spid="_x0000_s1026" alt="/C:/Users/ADMINI~1/AppData/Local/Temp/TempPic/N$L}%XJ$7AA`%TB%V92K{HD.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" filled="f" stroked="f">
                <o:lock v:ext="edit" aspectratio="t"/>
                <w10:anchorlock/>
              </v:rect>
            </w:pict>
          </mc:Fallback>
        </mc:AlternateContent>
      </w:r>
      <w:r>
        <w:fldChar w:fldCharType="end"/>
      </w:r>
      <w:r>
        <w:t>和</w:t>
      </w:r>
      <w:r>
        <w:fldChar w:fldCharType="begin"/>
      </w:r>
      <w:r>
        <w:instrText xml:space="preserve"> INCLUDEPICTURE "/C:/Users/ADMINI~1/AppData/Local/Temp/TempPic/~C1IU@]J1DXV9$9YX62}7)Q.tmp" \* MERGEFORMATINET </w:instrText>
      </w:r>
      <w:r>
        <w:fldChar w:fldCharType="separate"/>
      </w:r>
      <w:r>
        <w:rPr>
          <w:noProof/>
        </w:rPr>
        <mc:AlternateContent>
          <mc:Choice Requires="wps">
            <w:drawing>
              <wp:inline distT="0" distB="0" distL="0" distR="0">
                <wp:extent cx="308610" cy="308610"/>
                <wp:effectExtent l="0" t="0" r="0" b="0"/>
                <wp:docPr id="174" name="矩形 174" descr="/C:/Users/ADMINI~1/AppData/Local/Temp/TempPic/~C1IU@]J1DXV9$9YX62}7)Q.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5D037" id="矩形 174" o:spid="_x0000_s1026" alt="/C:/Users/ADMINI~1/AppData/Local/Temp/TempPic/~C1IU@]J1DXV9$9YX62}7)Q.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" filled="f" stroked="f">
                <o:lock v:ext="edit" aspectratio="t"/>
                <w10:anchorlock/>
              </v:rect>
            </w:pict>
          </mc:Fallback>
        </mc:AlternateContent>
      </w:r>
      <w:r>
        <w:fldChar w:fldCharType="end"/>
      </w:r>
      <w:r>
        <w:fldChar w:fldCharType="begin"/>
      </w:r>
      <w:r>
        <w:instrText xml:space="preserve"> INCLUDEPICTURE "http://img.my.csdn.net/uploads/201304/05/1365177362_5226.png" \* MERGEFORMATINET </w:instrText>
      </w:r>
      <w:r>
        <w:fldChar w:fldCharType="separate"/>
      </w:r>
      <w:r>
        <w:rPr>
          <w:noProof/>
        </w:rPr>
        <w:drawing>
          <wp:inline distT="0" distB="0" distL="0" distR="0">
            <wp:extent cx="159385" cy="266065"/>
            <wp:effectExtent l="0" t="0" r="5715" b="635"/>
            <wp:docPr id="173" name="图片 173"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img.my.csdn.net/uploads/201304/05/1365177362_5226.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t>之外的其他参数，确定W极值条件下的</w:t>
      </w:r>
      <w:r>
        <w:fldChar w:fldCharType="begin"/>
      </w:r>
      <w:r>
        <w:instrText xml:space="preserve"> INCLUDEPICTURE "http://img.my.csdn.net/uploads/201304/05/1365177350_4416.png" \* MERGEFORMATINET </w:instrText>
      </w:r>
      <w:r>
        <w:fldChar w:fldCharType="separate"/>
      </w:r>
      <w:r>
        <w:rPr>
          <w:noProof/>
        </w:rPr>
        <w:drawing>
          <wp:inline distT="0" distB="0" distL="0" distR="0">
            <wp:extent cx="159385" cy="266065"/>
            <wp:effectExtent l="0" t="0" r="5715" b="0"/>
            <wp:docPr id="172" name="图片 172"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img.my.csdn.net/uploads/201304/05/1365177350_4416.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"/C:/Users/ADMINI~1/AppData/Local/Temp/TempPic/HT)S[GPKVJ3[1R63V}UZ]TN.tmp" \* MERGEFORMATINET </w:instrText>
      </w:r>
      <w:r>
        <w:fldChar w:fldCharType="separate"/>
      </w:r>
      <w:r>
        <w:rPr>
          <w:noProof/>
        </w:rPr>
        <mc:AlternateContent>
          <mc:Choice Requires="wps">
            <w:drawing>
              <wp:inline distT="0" distB="0" distL="0" distR="0">
                <wp:extent cx="308610" cy="308610"/>
                <wp:effectExtent l="0" t="0" r="0" b="0"/>
                <wp:docPr id="171" name="矩形 171" descr="/C:/Users/ADMINI~1/AppData/Local/Temp/TempPic/HT)S[GPKVJ3[1R63V}UZ]TN.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33815" id="矩形 171" o:spid="_x0000_s1026" alt="/C:/Users/ADMINI~1/AppData/Local/Temp/TempPic/HT)S[GPKVJ3[1R63V}UZ]TN.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" filled="f" stroked="f">
                <o:lock v:ext="edit" aspectratio="t"/>
                <w10:anchorlock/>
              </v:rect>
            </w:pict>
          </mc:Fallback>
        </mc:AlternateContent>
      </w:r>
      <w:r>
        <w:fldChar w:fldCharType="end"/>
      </w:r>
      <w:r>
        <w:t>，</w:t>
      </w:r>
      <w:r>
        <w:fldChar w:fldCharType="begin"/>
      </w:r>
      <w:r>
        <w:instrText xml:space="preserve"> INCLUDEPICTURE "/C:/Users/ADMINI~1/AppData/Local/Temp/TempPic/C[Z9SLRU5YQO3TB4{0$J0GS.tmp" \* MERGEFORMATINET </w:instrText>
      </w:r>
      <w:r>
        <w:fldChar w:fldCharType="separate"/>
      </w:r>
      <w:r>
        <w:rPr>
          <w:noProof/>
        </w:rPr>
        <mc:AlternateContent>
          <mc:Choice Requires="wps">
            <w:drawing>
              <wp:inline distT="0" distB="0" distL="0" distR="0">
                <wp:extent cx="308610" cy="308610"/>
                <wp:effectExtent l="0" t="0" r="0" b="0"/>
                <wp:docPr id="170" name="矩形 170" descr="/C:/Users/ADMINI~1/AppData/Local/Temp/TempPic/C[Z9SLRU5YQO3TB4{0$J0GS.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C9C58" id="矩形 170" o:spid="_x0000_s1026" alt="/C:/Users/ADMINI~1/AppData/Local/Temp/TempPic/C[Z9SLRU5YQO3TB4{0$J0GS.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" filled="f" stroked="f">
                <o:lock v:ext="edit" aspectratio="t"/>
                <w10:anchorlock/>
              </v:rect>
            </w:pict>
          </mc:Fallback>
        </mc:AlternateContent>
      </w:r>
      <w:r>
        <w:fldChar w:fldCharType="end"/>
      </w:r>
      <w:r>
        <w:fldChar w:fldCharType="begin"/>
      </w:r>
      <w:r>
        <w:instrText xml:space="preserve"> INCLUDEPICTURE "http://img.my.csdn.net/uploads/201304/05/1365177362_5226.png" \* MERGEFORMATINET </w:instrText>
      </w:r>
      <w:r>
        <w:fldChar w:fldCharType="separate"/>
      </w:r>
      <w:r>
        <w:rPr>
          <w:noProof/>
        </w:rPr>
        <w:drawing>
          <wp:inline distT="0" distB="0" distL="0" distR="0">
            <wp:extent cx="159385" cy="266065"/>
            <wp:effectExtent l="0" t="0" r="5715" b="635"/>
            <wp:docPr id="169" name="图片 169"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img.my.csdn.net/uploads/201304/05/1365177362_5226.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t>由</w:t>
      </w:r>
      <w:r>
        <w:fldChar w:fldCharType="begin"/>
      </w:r>
      <w:r>
        <w:instrText xml:space="preserve"> INCLUDEPICTURE "http://img.my.csdn.net/uploads/201304/05/1365177350_4416.png" \* MERGEFORMATINET </w:instrText>
      </w:r>
      <w:r>
        <w:fldChar w:fldCharType="separate"/>
      </w:r>
      <w:r>
        <w:rPr>
          <w:noProof/>
        </w:rPr>
        <w:drawing>
          <wp:inline distT="0" distB="0" distL="0" distR="0">
            <wp:extent cx="159385" cy="266065"/>
            <wp:effectExtent l="0" t="0" r="5715" b="0"/>
            <wp:docPr id="168" name="图片 168"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img.my.csdn.net/uploads/201304/05/1365177350_4416.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9385" cy="266065"/>
                    </a:xfrm>
                    <a:prstGeom prst="rect">
                      <a:avLst/>
                    </a:prstGeom>
                    <a:noFill/>
                    <a:ln>
                      <a:noFill/>
                    </a:ln>
                  </pic:spPr>
                </pic:pic>
              </a:graphicData>
            </a:graphic>
          </wp:inline>
        </w:drawing>
      </w:r>
      <w:r>
        <w:fldChar w:fldCharType="end"/>
      </w:r>
      <w:r>
        <w:fldChar w:fldCharType="begin"/>
      </w:r>
      <w:r>
        <w:instrText xml:space="preserve"> INCLUDEPICTURE "/C:/Users/ADMINI~1/AppData/Local/Temp/TempPic/S~[OYBZ0E@{]2`~JOOH4HYA.tmp" \* MERGEFORMATINET </w:instrText>
      </w:r>
      <w:r>
        <w:fldChar w:fldCharType="separate"/>
      </w:r>
      <w:r>
        <w:rPr>
          <w:noProof/>
        </w:rPr>
        <mc:AlternateContent>
          <mc:Choice Requires="wps">
            <w:drawing>
              <wp:inline distT="0" distB="0" distL="0" distR="0">
                <wp:extent cx="308610" cy="308610"/>
                <wp:effectExtent l="0" t="0" r="0" b="0"/>
                <wp:docPr id="167" name="矩形 167" descr="/C:/Users/ADMINI~1/AppData/Local/Temp/TempPic/S~[OYBZ0E@{]2`~JOOH4HYA.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63B12" id="矩形 167" o:spid="_x0000_s1026" alt="/C:/Users/ADMINI~1/AppData/Local/Temp/TempPic/S~[OYBZ0E@{]2`~JOOH4HYA.tm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" filled="f" stroked="f">
                <o:lock v:ext="edit" aspectratio="t"/>
                <w10:anchorlock/>
              </v:rect>
            </w:pict>
          </mc:Fallback>
        </mc:AlternateContent>
      </w:r>
      <w:r>
        <w:fldChar w:fldCharType="end"/>
      </w:r>
      <w:r>
        <w:t>表示。</w:t>
      </w:r>
    </w:p>
    <w:p w:rsidR="007D4915" w:rsidRDefault="007D4915" w:rsidP="007D4915">
      <w:r>
        <w:t>    假定在某一次迭代中，需要更新</w:t>
      </w:r>
      <w:r>
        <w:fldChar w:fldCharType="begin"/>
      </w:r>
      <w:r>
        <w:instrText xml:space="preserve"> INCLUDEPICTURE "https://img-blog.csdn.net/20131106172310703" \* MERGEFORMATINET </w:instrText>
      </w:r>
      <w:r>
        <w:fldChar w:fldCharType="separate"/>
      </w:r>
      <w:r>
        <w:rPr>
          <w:noProof/>
        </w:rPr>
        <w:drawing>
          <wp:inline distT="0" distB="0" distL="0" distR="0">
            <wp:extent cx="266065" cy="244475"/>
            <wp:effectExtent l="0" t="0" r="635" b="0"/>
            <wp:docPr id="166" name="图片 166" descr="https://img-blog.csdn.net/2013110617231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img-blog.csdn.net/2013110617231070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66065" cy="244475"/>
                    </a:xfrm>
                    <a:prstGeom prst="rect">
                      <a:avLst/>
                    </a:prstGeom>
                    <a:noFill/>
                    <a:ln>
                      <a:noFill/>
                    </a:ln>
                  </pic:spPr>
                </pic:pic>
              </a:graphicData>
            </a:graphic>
          </wp:inline>
        </w:drawing>
      </w:r>
      <w:r>
        <w:fldChar w:fldCharType="end"/>
      </w:r>
      <w:r>
        <w:t>，</w:t>
      </w:r>
      <w:r>
        <w:fldChar w:fldCharType="begin"/>
      </w:r>
      <w:r>
        <w:instrText xml:space="preserve"> INCLUDEPICTURE "https://img-blog.csdn.net/20131106172334265" \* MERGEFORMATINET </w:instrText>
      </w:r>
      <w:r>
        <w:fldChar w:fldCharType="separate"/>
      </w:r>
      <w:r>
        <w:rPr>
          <w:noProof/>
        </w:rPr>
        <w:drawing>
          <wp:inline distT="0" distB="0" distL="0" distR="0">
            <wp:extent cx="318770" cy="244475"/>
            <wp:effectExtent l="0" t="0" r="0" b="0"/>
            <wp:docPr id="165" name="图片 165" descr="https://img-blog.csdn.net/2013110617233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img-blog.csdn.net/201311061723342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18770" cy="244475"/>
                    </a:xfrm>
                    <a:prstGeom prst="rect">
                      <a:avLst/>
                    </a:prstGeom>
                    <a:noFill/>
                    <a:ln>
                      <a:noFill/>
                    </a:ln>
                  </pic:spPr>
                </pic:pic>
              </a:graphicData>
            </a:graphic>
          </wp:inline>
        </w:drawing>
      </w:r>
      <w:r>
        <w:fldChar w:fldCharType="end"/>
      </w:r>
      <w:r>
        <w:t>对应的拉格朗日乘子</w:t>
      </w:r>
      <w:r>
        <w:fldChar w:fldCharType="begin"/>
      </w:r>
      <w:r>
        <w:instrText xml:space="preserve"> INCLUDEPICTURE "https://img-blog.csdn.net/20131106172347593" \* MERGEFORMATINET </w:instrText>
      </w:r>
      <w:r>
        <w:fldChar w:fldCharType="separate"/>
      </w:r>
      <w:r>
        <w:rPr>
          <w:noProof/>
        </w:rPr>
        <w:drawing>
          <wp:inline distT="0" distB="0" distL="0" distR="0">
            <wp:extent cx="255270" cy="244475"/>
            <wp:effectExtent l="0" t="0" r="0" b="0"/>
            <wp:docPr id="164" name="图片 164" descr="https://img-blog.csdn.net/2013110617234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img-blog.csdn.net/20131106172347593"/>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55270" cy="244475"/>
                    </a:xfrm>
                    <a:prstGeom prst="rect">
                      <a:avLst/>
                    </a:prstGeom>
                    <a:noFill/>
                    <a:ln>
                      <a:noFill/>
                    </a:ln>
                  </pic:spPr>
                </pic:pic>
              </a:graphicData>
            </a:graphic>
          </wp:inline>
        </w:drawing>
      </w:r>
      <w:r>
        <w:fldChar w:fldCharType="end"/>
      </w:r>
      <w:r>
        <w:t>，</w:t>
      </w:r>
      <w:r>
        <w:fldChar w:fldCharType="begin"/>
      </w:r>
      <w:r>
        <w:instrText xml:space="preserve"> INCLUDEPICTURE "https://img-blog.csdn.net/20131106172359625" \* MERGEFORMATINET </w:instrText>
      </w:r>
      <w:r>
        <w:fldChar w:fldCharType="separate"/>
      </w:r>
      <w:r>
        <w:rPr>
          <w:noProof/>
        </w:rPr>
        <w:drawing>
          <wp:inline distT="0" distB="0" distL="0" distR="0">
            <wp:extent cx="255270" cy="255270"/>
            <wp:effectExtent l="0" t="0" r="0" b="0"/>
            <wp:docPr id="163" name="图片 163" descr="https://img-blog.csdn.net/2013110617235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img-blog.csdn.net/20131106172359625"/>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r>
        <w:fldChar w:fldCharType="end"/>
      </w:r>
      <w:r>
        <w:t>，那么这个小规模的二次规划问题写为：</w:t>
      </w:r>
    </w:p>
    <w:p w:rsidR="007D4915" w:rsidRDefault="007D4915" w:rsidP="007D4915">
      <w:r>
        <w:fldChar w:fldCharType="begin"/>
      </w:r>
      <w:r>
        <w:instrText xml:space="preserve"> INCLUDEPICTURE "https://img-blog.csdn.net/20131106172007546" \* MERGEFORMATINET </w:instrText>
      </w:r>
      <w:r>
        <w:fldChar w:fldCharType="separate"/>
      </w:r>
      <w:r>
        <w:rPr>
          <w:noProof/>
        </w:rPr>
        <w:drawing>
          <wp:inline distT="0" distB="0" distL="0" distR="0">
            <wp:extent cx="7857490" cy="1254760"/>
            <wp:effectExtent l="0" t="0" r="3810" b="2540"/>
            <wp:docPr id="162" name="图片 162" descr="https://img-blog.csdn.net/2013110617200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s://img-blog.csdn.net/2013110617200754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857490" cy="1254760"/>
                    </a:xfrm>
                    <a:prstGeom prst="rect">
                      <a:avLst/>
                    </a:prstGeom>
                    <a:noFill/>
                    <a:ln>
                      <a:noFill/>
                    </a:ln>
                  </pic:spPr>
                </pic:pic>
              </a:graphicData>
            </a:graphic>
          </wp:inline>
        </w:drawing>
      </w:r>
      <w:r>
        <w:fldChar w:fldCharType="end"/>
      </w:r>
    </w:p>
    <w:p w:rsidR="007D4915" w:rsidRDefault="007D4915" w:rsidP="007D4915">
      <w:r>
        <w:t>    那么在每次迭代中，如何更新乘子呢？引用</w:t>
      </w:r>
      <w:hyperlink r:id="rId246" w:tgtFrame="_blank" w:history="1">
        <w:r>
          <w:rPr>
            <w:rStyle w:val="a3"/>
          </w:rPr>
          <w:t>这里</w:t>
        </w:r>
      </w:hyperlink>
      <w:r>
        <w:t>的两张PPT说明下：</w:t>
      </w:r>
    </w:p>
    <w:p w:rsidR="007D4915" w:rsidRDefault="007D4915" w:rsidP="007D4915">
      <w:r>
        <w:lastRenderedPageBreak/>
        <w:fldChar w:fldCharType="begin"/>
      </w:r>
      <w:r>
        <w:instrText xml:space="preserve"> INCLUDEPICTURE "https://img-blog.csdn.net/20131106171714031" \* MERGEFORMATINET </w:instrText>
      </w:r>
      <w:r>
        <w:fldChar w:fldCharType="separate"/>
      </w:r>
      <w:r>
        <w:rPr>
          <w:noProof/>
        </w:rPr>
        <w:drawing>
          <wp:inline distT="0" distB="0" distL="0" distR="0">
            <wp:extent cx="7825740" cy="4274185"/>
            <wp:effectExtent l="0" t="0" r="0" b="5715"/>
            <wp:docPr id="161" name="图片 161" descr="https://img-blog.csdn.net/201311061717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img-blog.csdn.net/2013110617171403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825740" cy="4274185"/>
                    </a:xfrm>
                    <a:prstGeom prst="rect">
                      <a:avLst/>
                    </a:prstGeom>
                    <a:noFill/>
                    <a:ln>
                      <a:noFill/>
                    </a:ln>
                  </pic:spPr>
                </pic:pic>
              </a:graphicData>
            </a:graphic>
          </wp:inline>
        </w:drawing>
      </w:r>
      <w:r>
        <w:fldChar w:fldCharType="end"/>
      </w:r>
      <w:r>
        <w:fldChar w:fldCharType="begin"/>
      </w:r>
      <w:r>
        <w:instrText xml:space="preserve"> INCLUDEPICTURE "https://img-blog.csdn.net/20131106171728703" \* MERGEFORMATINET </w:instrText>
      </w:r>
      <w:r>
        <w:fldChar w:fldCharType="separate"/>
      </w:r>
      <w:r>
        <w:rPr>
          <w:noProof/>
        </w:rPr>
        <w:drawing>
          <wp:inline distT="0" distB="0" distL="0" distR="0">
            <wp:extent cx="7825740" cy="3987165"/>
            <wp:effectExtent l="0" t="0" r="0" b="635"/>
            <wp:docPr id="160" name="图片 160" descr="https://img-blog.csdn.net/201311061717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img-blog.csdn.net/2013110617172870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825740" cy="3987165"/>
                    </a:xfrm>
                    <a:prstGeom prst="rect">
                      <a:avLst/>
                    </a:prstGeom>
                    <a:noFill/>
                    <a:ln>
                      <a:noFill/>
                    </a:ln>
                  </pic:spPr>
                </pic:pic>
              </a:graphicData>
            </a:graphic>
          </wp:inline>
        </w:drawing>
      </w:r>
      <w:r>
        <w:fldChar w:fldCharType="end"/>
      </w:r>
    </w:p>
    <w:p w:rsidR="007D4915" w:rsidRDefault="007D4915" w:rsidP="007D4915">
      <w:pPr>
        <w:pStyle w:val="a5"/>
      </w:pPr>
      <w:r>
        <w:rPr>
          <w:rFonts w:ascii="Arial" w:hAnsi="Arial" w:cs="Arial"/>
          <w:color w:val="333333"/>
        </w:rPr>
        <w:lastRenderedPageBreak/>
        <w:t xml:space="preserve">    </w:t>
      </w:r>
      <w:r>
        <w:rPr>
          <w:rFonts w:ascii="Arial" w:hAnsi="Arial" w:cs="Arial"/>
          <w:color w:val="333333"/>
        </w:rPr>
        <w:t>知道了如何更新乘子，那么选取哪些乘子进行更新呢？具体选择方法有以下两个步骤：</w:t>
      </w:r>
    </w:p>
    <w:p w:rsidR="007D4915" w:rsidRDefault="007D4915" w:rsidP="007D4915">
      <w:pPr>
        <w:widowControl/>
        <w:numPr>
          <w:ilvl w:val="0"/>
          <w:numId w:val="15"/>
        </w:numPr>
        <w:spacing w:before="100" w:beforeAutospacing="1" w:after="100" w:afterAutospacing="1"/>
        <w:jc w:val="left"/>
      </w:pPr>
      <w:r>
        <w:rPr>
          <w:rFonts w:ascii="Arial" w:hAnsi="Arial" w:cs="Arial"/>
          <w:color w:val="333333"/>
        </w:rPr>
        <w:t>步骤</w:t>
      </w:r>
      <w:r>
        <w:rPr>
          <w:rFonts w:ascii="Arial" w:hAnsi="Arial" w:cs="Arial"/>
          <w:color w:val="333333"/>
        </w:rPr>
        <w:t>1</w:t>
      </w:r>
      <w:r>
        <w:rPr>
          <w:rFonts w:ascii="Arial" w:hAnsi="Arial" w:cs="Arial"/>
          <w:color w:val="333333"/>
        </w:rPr>
        <w:t>：先</w:t>
      </w:r>
      <w:r>
        <w:rPr>
          <w:rFonts w:ascii="Arial" w:hAnsi="Arial" w:cs="Arial"/>
          <w:color w:val="333333"/>
        </w:rPr>
        <w:t>“</w:t>
      </w:r>
      <w:r>
        <w:rPr>
          <w:rFonts w:ascii="Arial" w:hAnsi="Arial" w:cs="Arial"/>
          <w:color w:val="333333"/>
        </w:rPr>
        <w:t>扫描</w:t>
      </w:r>
      <w:r>
        <w:rPr>
          <w:rFonts w:ascii="Arial" w:hAnsi="Arial" w:cs="Arial"/>
          <w:color w:val="333333"/>
        </w:rPr>
        <w:t>”</w:t>
      </w:r>
      <w:r>
        <w:rPr>
          <w:rFonts w:ascii="Arial" w:hAnsi="Arial" w:cs="Arial"/>
          <w:color w:val="333333"/>
        </w:rPr>
        <w:t>所有乘子，把第一个违反</w:t>
      </w:r>
      <w:r>
        <w:rPr>
          <w:rFonts w:ascii="Arial" w:hAnsi="Arial" w:cs="Arial"/>
          <w:color w:val="333333"/>
        </w:rPr>
        <w:t>KKT</w:t>
      </w:r>
      <w:r>
        <w:rPr>
          <w:rFonts w:ascii="Arial" w:hAnsi="Arial" w:cs="Arial"/>
          <w:color w:val="333333"/>
        </w:rPr>
        <w:t>条件的作为更新对象，令为</w:t>
      </w:r>
      <w:r>
        <w:rPr>
          <w:rFonts w:ascii="Arial" w:hAnsi="Arial" w:cs="Arial"/>
          <w:color w:val="333333"/>
        </w:rPr>
        <w:t>a1</w:t>
      </w:r>
      <w:r>
        <w:rPr>
          <w:rFonts w:ascii="Arial" w:hAnsi="Arial" w:cs="Arial"/>
          <w:color w:val="333333"/>
        </w:rPr>
        <w:t>；</w:t>
      </w:r>
    </w:p>
    <w:p w:rsidR="007D4915" w:rsidRDefault="007D4915" w:rsidP="007D4915">
      <w:pPr>
        <w:widowControl/>
        <w:numPr>
          <w:ilvl w:val="0"/>
          <w:numId w:val="15"/>
        </w:numPr>
        <w:spacing w:before="100" w:beforeAutospacing="1" w:after="100" w:afterAutospacing="1"/>
        <w:jc w:val="left"/>
      </w:pPr>
      <w:r>
        <w:rPr>
          <w:rFonts w:ascii="Arial" w:hAnsi="Arial" w:cs="Arial"/>
          <w:color w:val="333333"/>
        </w:rPr>
        <w:t>步骤</w:t>
      </w:r>
      <w:r>
        <w:rPr>
          <w:rFonts w:ascii="Arial" w:hAnsi="Arial" w:cs="Arial"/>
          <w:color w:val="333333"/>
        </w:rPr>
        <w:t>2</w:t>
      </w:r>
      <w:r>
        <w:rPr>
          <w:rFonts w:ascii="Arial" w:hAnsi="Arial" w:cs="Arial"/>
          <w:color w:val="333333"/>
        </w:rPr>
        <w:t>：在所有不违反</w:t>
      </w:r>
      <w:r>
        <w:rPr>
          <w:rFonts w:ascii="Arial" w:hAnsi="Arial" w:cs="Arial"/>
          <w:color w:val="333333"/>
        </w:rPr>
        <w:t>KKT</w:t>
      </w:r>
      <w:r>
        <w:rPr>
          <w:rFonts w:ascii="Arial" w:hAnsi="Arial" w:cs="Arial"/>
          <w:color w:val="333333"/>
        </w:rPr>
        <w:t>条件的乘子中，选择使</w:t>
      </w:r>
      <w:r>
        <w:rPr>
          <w:rFonts w:ascii="Arial" w:hAnsi="Arial" w:cs="Arial"/>
          <w:color w:val="333333"/>
        </w:rPr>
        <w:t>|E1 −E2|</w:t>
      </w:r>
      <w:r>
        <w:rPr>
          <w:rFonts w:ascii="Arial" w:hAnsi="Arial" w:cs="Arial"/>
          <w:color w:val="333333"/>
        </w:rPr>
        <w:t>最大的</w:t>
      </w:r>
      <w:r>
        <w:rPr>
          <w:rFonts w:ascii="Arial" w:hAnsi="Arial" w:cs="Arial"/>
          <w:color w:val="333333"/>
        </w:rPr>
        <w:t>a2</w:t>
      </w:r>
      <w:r>
        <w:rPr>
          <w:rFonts w:ascii="Arial" w:hAnsi="Arial" w:cs="Arial"/>
          <w:color w:val="333333"/>
        </w:rPr>
        <w:t>进行更新，使得能最大限度增大目标函数的值（类似于梯度下降</w:t>
      </w:r>
      <w:r>
        <w:rPr>
          <w:rFonts w:ascii="Arial" w:hAnsi="Arial" w:cs="Arial"/>
          <w:color w:val="333333"/>
        </w:rPr>
        <w:t xml:space="preserve">. </w:t>
      </w:r>
      <w:r>
        <w:rPr>
          <w:rFonts w:ascii="Arial" w:hAnsi="Arial" w:cs="Arial"/>
          <w:color w:val="333333"/>
        </w:rPr>
        <w:t>此外</w:t>
      </w:r>
      <w:r>
        <w:rPr>
          <w:rFonts w:ascii="Arial" w:hAnsi="Arial" w:cs="Arial"/>
          <w:color w:val="333333"/>
        </w:rPr>
        <w:fldChar w:fldCharType="begin"/>
      </w:r>
      <w:r>
        <w:rPr>
          <w:rFonts w:ascii="Arial" w:hAnsi="Arial" w:cs="Arial"/>
          <w:color w:val="333333"/>
        </w:rPr>
        <w:instrText xml:space="preserve"> INCLUDEPICTURE "https://img-blog.csdn.net/20131120102813671" \* MERGEFORMATINET </w:instrText>
      </w:r>
      <w:r>
        <w:rPr>
          <w:rFonts w:ascii="Arial" w:hAnsi="Arial" w:cs="Arial"/>
          <w:color w:val="333333"/>
        </w:rPr>
        <w:fldChar w:fldCharType="separate"/>
      </w:r>
      <w:r>
        <w:rPr>
          <w:rFonts w:ascii="Arial" w:hAnsi="Arial" w:cs="Arial"/>
          <w:noProof/>
          <w:color w:val="333333"/>
        </w:rPr>
        <w:drawing>
          <wp:inline distT="0" distB="0" distL="0" distR="0">
            <wp:extent cx="914400" cy="266065"/>
            <wp:effectExtent l="0" t="0" r="0" b="0"/>
            <wp:docPr id="159" name="图片 159" descr="https://img-blog.csdn.net/201311201028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img-blog.csdn.net/2013112010281367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14400" cy="266065"/>
                    </a:xfrm>
                    <a:prstGeom prst="rect">
                      <a:avLst/>
                    </a:prstGeom>
                    <a:noFill/>
                    <a:ln>
                      <a:noFill/>
                    </a:ln>
                  </pic:spPr>
                </pic:pic>
              </a:graphicData>
            </a:graphic>
          </wp:inline>
        </w:drawing>
      </w:r>
      <w:r>
        <w:rPr>
          <w:rFonts w:ascii="Arial" w:hAnsi="Arial" w:cs="Arial"/>
          <w:color w:val="333333"/>
        </w:rPr>
        <w:fldChar w:fldCharType="end"/>
      </w:r>
      <w:r>
        <w:rPr>
          <w:rFonts w:ascii="Arial" w:hAnsi="Arial" w:cs="Arial"/>
          <w:color w:val="333333"/>
        </w:rPr>
        <w:t>，而</w:t>
      </w:r>
      <w:r>
        <w:rPr>
          <w:rFonts w:ascii="Arial" w:hAnsi="Arial" w:cs="Arial"/>
          <w:color w:val="333333"/>
        </w:rPr>
        <w:fldChar w:fldCharType="begin"/>
      </w:r>
      <w:r>
        <w:rPr>
          <w:rFonts w:ascii="Arial" w:hAnsi="Arial" w:cs="Arial"/>
          <w:color w:val="333333"/>
        </w:rPr>
        <w:instrText xml:space="preserve"> INCLUDEPICTURE "https://img-blog.csdn.net/20131120103601656" \* MERGEFORMATINET </w:instrText>
      </w:r>
      <w:r>
        <w:rPr>
          <w:rFonts w:ascii="Arial" w:hAnsi="Arial" w:cs="Arial"/>
          <w:color w:val="333333"/>
        </w:rPr>
        <w:fldChar w:fldCharType="separate"/>
      </w:r>
      <w:r>
        <w:rPr>
          <w:rFonts w:ascii="Arial" w:hAnsi="Arial" w:cs="Arial"/>
          <w:noProof/>
          <w:color w:val="333333"/>
        </w:rPr>
        <w:drawing>
          <wp:inline distT="0" distB="0" distL="0" distR="0">
            <wp:extent cx="1382395" cy="308610"/>
            <wp:effectExtent l="0" t="0" r="1905" b="0"/>
            <wp:docPr id="158" name="图片 158" descr="https://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img-blog.csdn.net/20131120103601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308610"/>
                    </a:xfrm>
                    <a:prstGeom prst="rect">
                      <a:avLst/>
                    </a:prstGeom>
                    <a:noFill/>
                    <a:ln>
                      <a:noFill/>
                    </a:ln>
                  </pic:spPr>
                </pic:pic>
              </a:graphicData>
            </a:graphic>
          </wp:inline>
        </w:drawing>
      </w:r>
      <w:r>
        <w:rPr>
          <w:rFonts w:ascii="Arial" w:hAnsi="Arial" w:cs="Arial"/>
          <w:color w:val="333333"/>
        </w:rPr>
        <w:fldChar w:fldCharType="end"/>
      </w:r>
      <w:r>
        <w:rPr>
          <w:rFonts w:ascii="Arial" w:hAnsi="Arial" w:cs="Arial"/>
          <w:color w:val="333333"/>
        </w:rPr>
        <w:t>，求出来的</w:t>
      </w:r>
      <w:r>
        <w:rPr>
          <w:rFonts w:ascii="Arial" w:hAnsi="Arial" w:cs="Arial"/>
          <w:color w:val="333333"/>
        </w:rPr>
        <w:t>E</w:t>
      </w:r>
      <w:r>
        <w:rPr>
          <w:rFonts w:ascii="Arial" w:hAnsi="Arial" w:cs="Arial"/>
          <w:color w:val="333333"/>
        </w:rPr>
        <w:t>代表函数</w:t>
      </w:r>
      <w:r>
        <w:rPr>
          <w:rFonts w:ascii="Arial" w:hAnsi="Arial" w:cs="Arial"/>
          <w:color w:val="333333"/>
        </w:rPr>
        <w:t>ui</w:t>
      </w:r>
      <w:r>
        <w:rPr>
          <w:rFonts w:ascii="Arial" w:hAnsi="Arial" w:cs="Arial"/>
          <w:color w:val="333333"/>
        </w:rPr>
        <w:t>对输入</w:t>
      </w:r>
      <w:r>
        <w:rPr>
          <w:rFonts w:ascii="Arial" w:hAnsi="Arial" w:cs="Arial"/>
          <w:color w:val="333333"/>
        </w:rPr>
        <w:t>xi</w:t>
      </w:r>
      <w:r>
        <w:rPr>
          <w:rFonts w:ascii="Arial" w:hAnsi="Arial" w:cs="Arial"/>
          <w:color w:val="333333"/>
        </w:rPr>
        <w:t>的预测值与真实输出类标记</w:t>
      </w:r>
      <w:r>
        <w:rPr>
          <w:rFonts w:ascii="Arial" w:hAnsi="Arial" w:cs="Arial"/>
          <w:color w:val="333333"/>
        </w:rPr>
        <w:t>yi</w:t>
      </w:r>
      <w:r>
        <w:rPr>
          <w:rFonts w:ascii="Arial" w:hAnsi="Arial" w:cs="Arial"/>
          <w:color w:val="333333"/>
        </w:rPr>
        <w:t>之差）。</w:t>
      </w:r>
    </w:p>
    <w:p w:rsidR="007D4915" w:rsidRDefault="007D4915" w:rsidP="007D4915">
      <w:r>
        <w:rPr>
          <w:rFonts w:ascii="Arial" w:hAnsi="Arial" w:cs="Arial"/>
          <w:color w:val="333333"/>
        </w:rPr>
        <w:t xml:space="preserve">    </w:t>
      </w:r>
      <w:r>
        <w:rPr>
          <w:rFonts w:ascii="Arial" w:hAnsi="Arial" w:cs="Arial"/>
          <w:color w:val="333333"/>
        </w:rPr>
        <w:t>最后，每次更新完两个乘子的优化后，都需要再重新计算</w:t>
      </w:r>
      <w:r>
        <w:rPr>
          <w:rFonts w:ascii="Arial" w:hAnsi="Arial" w:cs="Arial"/>
          <w:color w:val="333333"/>
        </w:rPr>
        <w:t>b</w:t>
      </w:r>
      <w:r>
        <w:rPr>
          <w:rFonts w:ascii="Arial" w:hAnsi="Arial" w:cs="Arial"/>
          <w:color w:val="333333"/>
        </w:rPr>
        <w:t>，及对应的</w:t>
      </w:r>
      <w:r>
        <w:rPr>
          <w:rFonts w:ascii="Arial" w:hAnsi="Arial" w:cs="Arial"/>
          <w:color w:val="333333"/>
        </w:rPr>
        <w:t>Ei</w:t>
      </w:r>
      <w:r>
        <w:rPr>
          <w:rFonts w:ascii="Arial" w:hAnsi="Arial" w:cs="Arial"/>
          <w:color w:val="333333"/>
        </w:rPr>
        <w:t>值。</w:t>
      </w:r>
    </w:p>
    <w:p w:rsidR="007D4915" w:rsidRDefault="007D4915" w:rsidP="007D4915">
      <w:pPr>
        <w:pStyle w:val="a5"/>
      </w:pPr>
      <w:r>
        <w:rPr>
          <w:rFonts w:ascii="Arial" w:hAnsi="Arial" w:cs="Arial"/>
          <w:color w:val="333333"/>
        </w:rPr>
        <w:t xml:space="preserve">    </w:t>
      </w:r>
      <w:r>
        <w:rPr>
          <w:rFonts w:ascii="Arial" w:hAnsi="Arial" w:cs="Arial"/>
          <w:color w:val="333333"/>
        </w:rPr>
        <w:t>综上，</w:t>
      </w:r>
      <w:r>
        <w:rPr>
          <w:rFonts w:ascii="Arial" w:hAnsi="Arial" w:cs="Arial"/>
          <w:color w:val="333333"/>
        </w:rPr>
        <w:t>SMO</w:t>
      </w:r>
      <w:r>
        <w:rPr>
          <w:rFonts w:ascii="Arial" w:hAnsi="Arial" w:cs="Arial"/>
          <w:color w:val="333333"/>
        </w:rPr>
        <w:t>算法的基本思想是将</w:t>
      </w:r>
      <w:r>
        <w:rPr>
          <w:rFonts w:ascii="Arial" w:hAnsi="Arial" w:cs="Arial"/>
          <w:color w:val="333333"/>
        </w:rPr>
        <w:t>Vapnik</w:t>
      </w:r>
      <w:r>
        <w:rPr>
          <w:rFonts w:ascii="Arial" w:hAnsi="Arial" w:cs="Arial"/>
          <w:color w:val="333333"/>
        </w:rPr>
        <w:t>在</w:t>
      </w:r>
      <w:r>
        <w:rPr>
          <w:rFonts w:ascii="Arial" w:hAnsi="Arial" w:cs="Arial"/>
          <w:color w:val="333333"/>
        </w:rPr>
        <w:t>1982</w:t>
      </w:r>
      <w:r>
        <w:rPr>
          <w:rFonts w:ascii="Arial" w:hAnsi="Arial" w:cs="Arial"/>
          <w:color w:val="333333"/>
        </w:rPr>
        <w:t>年提出的</w:t>
      </w:r>
      <w:r>
        <w:rPr>
          <w:rFonts w:ascii="Arial" w:hAnsi="Arial" w:cs="Arial"/>
          <w:color w:val="333333"/>
        </w:rPr>
        <w:t>Chunking</w:t>
      </w:r>
      <w:r>
        <w:rPr>
          <w:rFonts w:ascii="Arial" w:hAnsi="Arial" w:cs="Arial"/>
          <w:color w:val="333333"/>
        </w:rPr>
        <w:t>方法推到极致，</w:t>
      </w:r>
      <w:r>
        <w:rPr>
          <w:rFonts w:ascii="Arial" w:hAnsi="Arial" w:cs="Arial"/>
          <w:color w:val="333333"/>
        </w:rPr>
        <w:t>SMO</w:t>
      </w:r>
      <w:r>
        <w:rPr>
          <w:rFonts w:ascii="Arial" w:hAnsi="Arial" w:cs="Arial"/>
          <w:color w:val="333333"/>
        </w:rPr>
        <w:t>算法每次迭代只选出两个分量</w:t>
      </w:r>
      <w:r>
        <w:rPr>
          <w:rFonts w:ascii="Arial" w:hAnsi="Arial" w:cs="Arial"/>
          <w:color w:val="333333"/>
        </w:rPr>
        <w:t>ai</w:t>
      </w:r>
      <w:r>
        <w:rPr>
          <w:rFonts w:ascii="Arial" w:hAnsi="Arial" w:cs="Arial"/>
          <w:color w:val="333333"/>
        </w:rPr>
        <w:t>和</w:t>
      </w:r>
      <w:r>
        <w:rPr>
          <w:rFonts w:ascii="Arial" w:hAnsi="Arial" w:cs="Arial"/>
          <w:color w:val="333333"/>
        </w:rPr>
        <w:t>aj</w:t>
      </w:r>
      <w:r>
        <w:rPr>
          <w:rFonts w:ascii="Arial" w:hAnsi="Arial" w:cs="Arial"/>
          <w:color w:val="333333"/>
        </w:rPr>
        <w:t>进行调整，其它分量则保持固定不变，在得到解</w:t>
      </w:r>
      <w:r>
        <w:rPr>
          <w:rFonts w:ascii="Arial" w:hAnsi="Arial" w:cs="Arial"/>
          <w:color w:val="333333"/>
        </w:rPr>
        <w:t>ai</w:t>
      </w:r>
      <w:r>
        <w:rPr>
          <w:rFonts w:ascii="Arial" w:hAnsi="Arial" w:cs="Arial"/>
          <w:color w:val="333333"/>
        </w:rPr>
        <w:t>和</w:t>
      </w:r>
      <w:r>
        <w:rPr>
          <w:rFonts w:ascii="Arial" w:hAnsi="Arial" w:cs="Arial"/>
          <w:color w:val="333333"/>
        </w:rPr>
        <w:t>aj</w:t>
      </w:r>
      <w:r>
        <w:rPr>
          <w:rFonts w:ascii="Arial" w:hAnsi="Arial" w:cs="Arial"/>
          <w:color w:val="333333"/>
        </w:rPr>
        <w:t>之后，再用</w:t>
      </w:r>
      <w:r>
        <w:rPr>
          <w:rFonts w:ascii="Arial" w:hAnsi="Arial" w:cs="Arial"/>
          <w:color w:val="333333"/>
        </w:rPr>
        <w:t>ai</w:t>
      </w:r>
      <w:r>
        <w:rPr>
          <w:rFonts w:ascii="Arial" w:hAnsi="Arial" w:cs="Arial"/>
          <w:color w:val="333333"/>
        </w:rPr>
        <w:t>和</w:t>
      </w:r>
      <w:r>
        <w:rPr>
          <w:rFonts w:ascii="Arial" w:hAnsi="Arial" w:cs="Arial"/>
          <w:color w:val="333333"/>
        </w:rPr>
        <w:t>aj</w:t>
      </w:r>
      <w:r>
        <w:rPr>
          <w:rFonts w:ascii="Arial" w:hAnsi="Arial" w:cs="Arial"/>
          <w:color w:val="333333"/>
        </w:rPr>
        <w:t>改进其它分量。与通常的分解算法比较，尽管它可能需要更多的迭代次数，但每次迭代的计算量比较小，所以该算法表现出较好的快速收敛性，且不需要存储核矩阵，也没有矩阵运算。</w:t>
      </w:r>
    </w:p>
    <w:p w:rsidR="007D4915" w:rsidRDefault="007D4915" w:rsidP="007D4915">
      <w:pPr>
        <w:pStyle w:val="4"/>
      </w:pPr>
      <w:bookmarkStart w:id="30" w:name="t32"/>
      <w:bookmarkEnd w:id="30"/>
      <w:r>
        <w:rPr>
          <w:rFonts w:ascii="Arial" w:hAnsi="Arial" w:cs="Arial"/>
          <w:color w:val="333333"/>
        </w:rPr>
        <w:t>3.5.3</w:t>
      </w:r>
      <w:r>
        <w:rPr>
          <w:rFonts w:ascii="Arial" w:hAnsi="Arial" w:cs="Arial"/>
          <w:color w:val="333333"/>
        </w:rPr>
        <w:t>、</w:t>
      </w:r>
      <w:r>
        <w:rPr>
          <w:rFonts w:ascii="Arial" w:hAnsi="Arial" w:cs="Arial"/>
          <w:color w:val="333333"/>
        </w:rPr>
        <w:t>SMO</w:t>
      </w:r>
      <w:r>
        <w:rPr>
          <w:rFonts w:ascii="Arial" w:hAnsi="Arial" w:cs="Arial"/>
          <w:color w:val="333333"/>
        </w:rPr>
        <w:t>算法的实现</w:t>
      </w:r>
    </w:p>
    <w:p w:rsidR="007D4915" w:rsidRDefault="007D4915" w:rsidP="007D4915">
      <w:pPr>
        <w:pStyle w:val="a5"/>
      </w:pPr>
      <w:r>
        <w:t>    行文至此，我相信，SVM理解到了一定程度后，是的确能在脑海里从头至尾推导出相关公式的，最初分类函数，最大化分类间隔，max1/||w||，min1/2||w||^2，凸二次规划，拉格朗日函数，转化为对偶问题，SMO算法，都为寻找一个最优解，一个最优分类平面。一步步梳理下来，为什么这样那样，太多东西可以追究，最后实现。如下图所示：</w:t>
      </w:r>
    </w:p>
    <w:p w:rsidR="007D4915" w:rsidRDefault="007D4915" w:rsidP="007D4915">
      <w:pPr>
        <w:pStyle w:val="a5"/>
      </w:pPr>
      <w:r>
        <w:fldChar w:fldCharType="begin"/>
      </w:r>
      <w:r>
        <w:instrText xml:space="preserve"> INCLUDEPICTURE "https://img-blog.csdn.net/20131108093951609" \* MERGEFORMATINET </w:instrText>
      </w:r>
      <w:r>
        <w:fldChar w:fldCharType="separate"/>
      </w:r>
      <w:r>
        <w:rPr>
          <w:noProof/>
        </w:rPr>
        <w:drawing>
          <wp:inline distT="0" distB="0" distL="0" distR="0">
            <wp:extent cx="7336155" cy="1786255"/>
            <wp:effectExtent l="0" t="0" r="4445" b="4445"/>
            <wp:docPr id="157" name="图片 157" descr="https://img-blog.csdn.net/2013110809395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img-blog.csdn.net/2013110809395160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336155" cy="1786255"/>
                    </a:xfrm>
                    <a:prstGeom prst="rect">
                      <a:avLst/>
                    </a:prstGeom>
                    <a:noFill/>
                    <a:ln>
                      <a:noFill/>
                    </a:ln>
                  </pic:spPr>
                </pic:pic>
              </a:graphicData>
            </a:graphic>
          </wp:inline>
        </w:drawing>
      </w:r>
      <w:r>
        <w:fldChar w:fldCharType="end"/>
      </w:r>
    </w:p>
    <w:p w:rsidR="007D4915" w:rsidRDefault="007D4915" w:rsidP="007D4915">
      <w:pPr>
        <w:pStyle w:val="a5"/>
      </w:pPr>
      <w:r>
        <w:lastRenderedPageBreak/>
        <w:t>    至于下文中将阐述的核函数则为是为了更好的处理非线性可分的情况，而松弛变量则是为了纠正或约束少量“不安分”或脱离集体不好归类的因子。</w:t>
      </w:r>
    </w:p>
    <w:p w:rsidR="007D4915" w:rsidRDefault="007D4915" w:rsidP="007D4915">
      <w:pPr>
        <w:pStyle w:val="a5"/>
      </w:pPr>
      <w:r>
        <w:t>    台湾的林智仁教授写了一个封装SVM算法的</w:t>
      </w:r>
      <w:hyperlink r:id="rId250" w:tgtFrame="_blank" w:history="1">
        <w:r>
          <w:rPr>
            <w:rStyle w:val="a3"/>
          </w:rPr>
          <w:t>libsvm库</w:t>
        </w:r>
      </w:hyperlink>
      <w:r>
        <w:rPr>
          <w:rFonts w:ascii="Comic Sans MS" w:hAnsi="Comic Sans MS"/>
        </w:rPr>
        <w:t>，大家可以看看，此外</w:t>
      </w:r>
      <w:hyperlink r:id="rId251" w:tgtFrame="_blank" w:history="1">
        <w:r>
          <w:rPr>
            <w:rStyle w:val="a3"/>
            <w:rFonts w:ascii="Comic Sans MS" w:hAnsi="Comic Sans MS"/>
          </w:rPr>
          <w:t>这里</w:t>
        </w:r>
      </w:hyperlink>
      <w:r>
        <w:rPr>
          <w:rFonts w:ascii="Comic Sans MS" w:hAnsi="Comic Sans MS"/>
        </w:rPr>
        <w:t>还有一份</w:t>
      </w:r>
      <w:r>
        <w:rPr>
          <w:rFonts w:ascii="Comic Sans MS" w:hAnsi="Comic Sans MS"/>
        </w:rPr>
        <w:t>libsvm</w:t>
      </w:r>
      <w:r>
        <w:rPr>
          <w:rFonts w:ascii="Comic Sans MS" w:hAnsi="Comic Sans MS"/>
        </w:rPr>
        <w:t>的注释文档</w:t>
      </w:r>
      <w:r>
        <w:t>。</w:t>
      </w:r>
    </w:p>
    <w:p w:rsidR="007D4915" w:rsidRDefault="007D4915" w:rsidP="007D4915">
      <w:pPr>
        <w:pStyle w:val="a5"/>
      </w:pPr>
      <w:r>
        <w:t>    除了在这篇论文《fast training of support vector machines using sequential minimal optimization》中platt给出了SMO算法的逻辑代码之外，</w:t>
      </w:r>
      <w:hyperlink r:id="rId252" w:tgtFrame="_blank" w:history="1">
        <w:r>
          <w:rPr>
            <w:rStyle w:val="a3"/>
          </w:rPr>
          <w:t>这里</w:t>
        </w:r>
      </w:hyperlink>
      <w:r>
        <w:t>也有一份SMO的实现代码，大家可以看下。</w:t>
      </w:r>
    </w:p>
    <w:p w:rsidR="007D4915" w:rsidRDefault="007D4915" w:rsidP="007D4915">
      <w:pPr>
        <w:pStyle w:val="3"/>
      </w:pPr>
      <w:bookmarkStart w:id="31" w:name="t33"/>
      <w:bookmarkEnd w:id="31"/>
      <w:r>
        <w:rPr>
          <w:rStyle w:val="a6"/>
          <w:rFonts w:ascii="Comic Sans MS" w:hAnsi="Comic Sans MS"/>
        </w:rPr>
        <w:t>3.6</w:t>
      </w:r>
      <w:r>
        <w:rPr>
          <w:rFonts w:ascii="Comic Sans MS" w:hAnsi="Comic Sans MS"/>
        </w:rPr>
        <w:t>、</w:t>
      </w:r>
      <w:r>
        <w:rPr>
          <w:rFonts w:ascii="Comic Sans MS" w:hAnsi="Comic Sans MS"/>
        </w:rPr>
        <w:t>SVM</w:t>
      </w:r>
      <w:r>
        <w:t>的应用</w:t>
      </w:r>
    </w:p>
    <w:p w:rsidR="007D4915" w:rsidRDefault="007D4915" w:rsidP="007D4915">
      <w:pPr>
        <w:pStyle w:val="a5"/>
      </w:pPr>
      <w:r>
        <w:t>    或许我们已经听到过，SVM在很多诸如文本分类，图像分类，生物序列分析和生物数据挖掘，手写字符识别等领域有很多的应用，但或许你并没强烈的意识到，SVM可以成功应用的领域远远超出现在已经在开发应用了的领域。</w:t>
      </w:r>
    </w:p>
    <w:p w:rsidR="007D4915" w:rsidRDefault="007D4915" w:rsidP="007D4915">
      <w:pPr>
        <w:pStyle w:val="4"/>
      </w:pPr>
      <w:bookmarkStart w:id="32" w:name="t34"/>
      <w:bookmarkEnd w:id="32"/>
      <w:r>
        <w:rPr>
          <w:rStyle w:val="a7"/>
          <w:b/>
          <w:bCs/>
        </w:rPr>
        <w:t>3.6.1、文本分类</w:t>
      </w:r>
    </w:p>
    <w:p w:rsidR="007D4915" w:rsidRDefault="007D4915" w:rsidP="007D4915">
      <w:pPr>
        <w:pStyle w:val="a5"/>
      </w:pPr>
      <w:r>
        <w:t>    一个文本分类系统不仅是一个自然语言处理系统，也是一个典型的模式识别系统，系统的输入是需要进行分类处理的文本，系统的输出则是与文本关联的类别。由于篇幅所限，其它更具体内容本文将不再详述。</w:t>
      </w:r>
    </w:p>
    <w:p w:rsidR="007D4915" w:rsidRDefault="007D4915" w:rsidP="007D4915">
      <w:pPr>
        <w:pStyle w:val="a5"/>
      </w:pPr>
      <w:r>
        <w:t>    OK，本节虽取标题为证明SVM，但聪明的读者们想必早已看出，其实本部分并无多少证明部分（特此致歉），怎么办呢？可以参阅《支持向量机导论》一书，此书精简而有趣。本节完。</w:t>
      </w:r>
    </w:p>
    <w:p w:rsidR="007D4915" w:rsidRDefault="007D4915" w:rsidP="007D4915">
      <w:pPr>
        <w:pStyle w:val="a5"/>
      </w:pPr>
    </w:p>
    <w:p w:rsidR="007D4915" w:rsidRDefault="007D4915" w:rsidP="007D4915">
      <w:pPr>
        <w:pStyle w:val="2"/>
      </w:pPr>
      <w:bookmarkStart w:id="33" w:name="t35"/>
      <w:bookmarkEnd w:id="33"/>
      <w:r>
        <w:t>读者评论</w:t>
      </w:r>
    </w:p>
    <w:p w:rsidR="007D4915" w:rsidRDefault="007D4915" w:rsidP="007D4915">
      <w:r>
        <w:t>   本文发表后，</w:t>
      </w:r>
      <w:hyperlink r:id="rId253" w:tgtFrame="_blank" w:history="1">
        <w:r>
          <w:rPr>
            <w:rStyle w:val="a3"/>
          </w:rPr>
          <w:t>微博</w:t>
        </w:r>
      </w:hyperlink>
      <w:r>
        <w:t>上的很多朋友给了不少意见，以下是节选的一些精彩评论：</w:t>
      </w:r>
    </w:p>
    <w:p w:rsidR="007D4915" w:rsidRDefault="007D4915" w:rsidP="007D4915">
      <w:pPr>
        <w:widowControl/>
        <w:numPr>
          <w:ilvl w:val="0"/>
          <w:numId w:val="16"/>
        </w:numPr>
        <w:spacing w:before="100" w:beforeAutospacing="1" w:after="100" w:afterAutospacing="1"/>
        <w:jc w:val="left"/>
      </w:pPr>
      <w:r>
        <w:t>“压力”陡增的评论→//@藏了个锋：我是看着July大神的博文长大的啊//@zlkysl：就是看了最后那一篇才决定自己的研究方向为SVM的。--</w:t>
      </w:r>
      <w:hyperlink r:id="rId254" w:tgtFrame="_blank" w:history="1">
        <w:r>
          <w:rPr>
            <w:rStyle w:val="a3"/>
            <w:rFonts w:ascii="Comic Sans MS" w:hAnsi="Comic Sans MS"/>
            <w:sz w:val="18"/>
            <w:szCs w:val="18"/>
          </w:rPr>
          <w:t>http://weibo.com/1580904460/zraWk0u6u?mod=weibotime</w:t>
        </w:r>
      </w:hyperlink>
      <w:r>
        <w:t>。</w:t>
      </w:r>
    </w:p>
    <w:p w:rsidR="007D4915" w:rsidRDefault="007D4915" w:rsidP="007D4915">
      <w:pPr>
        <w:widowControl/>
        <w:numPr>
          <w:ilvl w:val="0"/>
          <w:numId w:val="16"/>
        </w:numPr>
        <w:spacing w:before="100" w:beforeAutospacing="1" w:after="100" w:afterAutospacing="1"/>
        <w:jc w:val="left"/>
      </w:pPr>
      <w:r>
        <w:lastRenderedPageBreak/>
        <w:t>@张金辉：</w:t>
      </w:r>
      <w:r>
        <w:rPr>
          <w:rStyle w:val="a7"/>
          <w:sz w:val="27"/>
          <w:szCs w:val="27"/>
        </w:rPr>
        <w:t>“</w:t>
      </w:r>
      <w:r>
        <w:t>SVM的三重境界，不得不转的一篇。其实Coursera的课堂上Andrew Ng讲过支持向量机，但显然他没有把这作为重点，加上Ng讲支持向量机的方法我一时半会难以完全消化，所以听的也是一知半解。真正开始了解支持向量机就是看的这篇“三重境界”，之后才对这个算法有了大概的概念，以至如何去使用，再到其中的原理为何，再到支持向量机的证明等。总之，</w:t>
      </w:r>
      <w:r>
        <w:rPr>
          <w:rStyle w:val="a7"/>
        </w:rPr>
        <w:t>这篇文章开启了我长达数月的研究支持向量机阶段，直到今日</w:t>
      </w:r>
      <w:r>
        <w:t>。</w:t>
      </w:r>
      <w:r>
        <w:rPr>
          <w:rStyle w:val="a7"/>
          <w:sz w:val="27"/>
          <w:szCs w:val="27"/>
        </w:rPr>
        <w:t>”</w:t>
      </w:r>
      <w:r>
        <w:t>--</w:t>
      </w:r>
      <w:hyperlink r:id="rId255" w:anchor="!//tag/三重境界" w:tgtFrame="_blank" w:history="1">
        <w:r>
          <w:rPr>
            <w:rStyle w:val="a3"/>
            <w:rFonts w:ascii="Comic Sans MS" w:hAnsi="Comic Sans MS"/>
            <w:sz w:val="18"/>
            <w:szCs w:val="18"/>
          </w:rPr>
          <w:t>http://zhan.renren.com/profile/249335584?from=template#!//tag/</w:t>
        </w:r>
        <w:r>
          <w:rPr>
            <w:rStyle w:val="a3"/>
            <w:rFonts w:ascii="Comic Sans MS" w:hAnsi="Comic Sans MS"/>
            <w:sz w:val="18"/>
            <w:szCs w:val="18"/>
          </w:rPr>
          <w:t>三重境界</w:t>
        </w:r>
      </w:hyperlink>
      <w:r>
        <w:t>。</w:t>
      </w:r>
    </w:p>
    <w:p w:rsidR="007D4915" w:rsidRDefault="007D4915" w:rsidP="007D4915">
      <w:pPr>
        <w:widowControl/>
        <w:numPr>
          <w:ilvl w:val="0"/>
          <w:numId w:val="16"/>
        </w:numPr>
        <w:spacing w:before="100" w:beforeAutospacing="1" w:after="100" w:afterAutospacing="1"/>
        <w:jc w:val="left"/>
      </w:pPr>
      <w:r>
        <w:t>@孤独之守望者："最后，推出svm的cost function 是hinge loss，然后对比其他的方法的cost function，说明其实他们的目标函数很像，那么问题是svm为什么这么popular呢？您可以再加些VC dimension跟一些error bound的数学，点一下，提供一个思路和方向"。--</w:t>
      </w:r>
      <w:hyperlink r:id="rId256" w:tgtFrame="_blank" w:history="1">
        <w:r>
          <w:rPr>
            <w:rStyle w:val="a3"/>
            <w:rFonts w:ascii="Comic Sans MS" w:hAnsi="Comic Sans MS"/>
            <w:sz w:val="18"/>
            <w:szCs w:val="18"/>
          </w:rPr>
          <w:t>http://weibo.com/1580904460/AiohoyDwq?mod=weibotime</w:t>
        </w:r>
      </w:hyperlink>
      <w:r>
        <w:t>。</w:t>
      </w:r>
    </w:p>
    <w:p w:rsidR="007D4915" w:rsidRDefault="007D4915" w:rsidP="007D4915">
      <w:pPr>
        <w:widowControl/>
        <w:numPr>
          <w:ilvl w:val="0"/>
          <w:numId w:val="16"/>
        </w:numPr>
        <w:spacing w:before="100" w:beforeAutospacing="1" w:after="100" w:afterAutospacing="1"/>
        <w:jc w:val="left"/>
      </w:pPr>
      <w:r>
        <w:t>@夏粉_百度：</w:t>
      </w:r>
      <w:r>
        <w:rPr>
          <w:rStyle w:val="a7"/>
          <w:sz w:val="27"/>
          <w:szCs w:val="27"/>
        </w:rPr>
        <w:t>“</w:t>
      </w:r>
      <w:r>
        <w:t>在面试时，考察SVM可考察机器学习各方面能力：目标函数,优化过程,并行方法，算法收敛性,样本复杂度，适用场景,调参经验，不过个人认为考察boosting和LR也还不错啊。此外，随着统计机器学习不断进步，SVM只被当成使用了一个替代01损失hinge研究，更通用的方法被提出，损失函数研究替代损失与贝叶斯损失关系，算法稳定性研究替代损失与推广性能关系,凸优化研究如何求解凸目标函数，SVM,boosting等算法只是这些通用方法的一个具体组建而已。</w:t>
      </w:r>
      <w:r>
        <w:rPr>
          <w:rStyle w:val="a7"/>
          <w:sz w:val="27"/>
          <w:szCs w:val="27"/>
        </w:rPr>
        <w:t>”</w:t>
      </w:r>
    </w:p>
    <w:p w:rsidR="007D4915" w:rsidRDefault="007D4915" w:rsidP="007D4915">
      <w:pPr>
        <w:widowControl/>
        <w:numPr>
          <w:ilvl w:val="0"/>
          <w:numId w:val="16"/>
        </w:numPr>
        <w:spacing w:before="100" w:beforeAutospacing="1" w:after="100" w:afterAutospacing="1"/>
        <w:jc w:val="left"/>
      </w:pPr>
      <w:r>
        <w:t xml:space="preserve">@居里猴姐：关于SVM损失函数的问题，可以看看张潼老师的这篇《Statistical behavior and consistency of classification methods based on </w:t>
      </w:r>
      <w:r>
        <w:lastRenderedPageBreak/>
        <w:t>convex risk minimization》。各种算法中常用的损失函数基本都具有fisher一致性，优化这些损失函数得到的分类器可以看作是后验概率的“代理”。此外，张潼老师还有另外一篇论文《Statistical analysis of some multi-category large margin classification methods》，在多分类情况下margin loss的分析，这两篇对Boosting和SVM使用的损失函数分析的很透彻。</w:t>
      </w:r>
    </w:p>
    <w:p w:rsidR="007D4915" w:rsidRDefault="007D4915" w:rsidP="007D4915">
      <w:pPr>
        <w:widowControl/>
        <w:numPr>
          <w:ilvl w:val="0"/>
          <w:numId w:val="16"/>
        </w:numPr>
        <w:spacing w:before="100" w:beforeAutospacing="1" w:after="100" w:afterAutospacing="1"/>
        <w:jc w:val="left"/>
      </w:pPr>
      <w:r>
        <w:t>@夏粉_百度：SVM用了hinge损失，hinge损失不可导，不如其它替代损失方便优化并且转换概率麻烦。核函数也不太用，现在是大数据时代，样本非常大，无法想象一个n^2的核矩阵如何存储和计算。 而且，现在现在非线性一般靠深度学习了。//@Copper_PKU:请教svm在工业界的应用典型的有哪些？工业界如何选取核函数，经验的方法？svm的训练过程如何优化？</w:t>
      </w:r>
    </w:p>
    <w:p w:rsidR="007D4915" w:rsidRDefault="007D4915" w:rsidP="007D4915">
      <w:pPr>
        <w:widowControl/>
        <w:numPr>
          <w:ilvl w:val="0"/>
          <w:numId w:val="16"/>
        </w:numPr>
        <w:spacing w:before="100" w:beforeAutospacing="1" w:after="100" w:afterAutospacing="1"/>
        <w:jc w:val="left"/>
      </w:pPr>
      <w:r>
        <w:t xml:space="preserve">@Copper_PKU：July的svm tutorial 我个人觉得还可以加入和修改如下部分：(1) 对于支持向量解释，可以结合图和拉格朗日参数来表达，松弛中sv没有写出来. (2) SMO算法部分，加入Joachims论文中提到的算法，以及SMO算法选取workset的方法，包括SMO算法的收敛判断，还有之前共轭梯度求解方法，虽然是较早的算法，但是对于理解SMO算法有很好的效果。模型的优化和求解都是迭代的过程，加入历史算法增强立体感。-- </w:t>
      </w:r>
      <w:r>
        <w:rPr>
          <w:rFonts w:ascii="Comic Sans MS" w:hAnsi="Comic Sans MS"/>
          <w:sz w:val="18"/>
          <w:szCs w:val="18"/>
        </w:rPr>
        <w:t> </w:t>
      </w:r>
      <w:hyperlink r:id="rId257" w:anchor="_rnd1385474436177" w:tgtFrame="_blank" w:history="1">
        <w:r>
          <w:rPr>
            <w:rStyle w:val="a3"/>
            <w:rFonts w:ascii="Comic Sans MS" w:hAnsi="Comic Sans MS"/>
            <w:sz w:val="18"/>
            <w:szCs w:val="18"/>
          </w:rPr>
          <w:t>http://weibo.com/1580904460/Akw6dl3Yk#_rnd1385474436177</w:t>
        </w:r>
      </w:hyperlink>
      <w:r>
        <w:t>。</w:t>
      </w:r>
    </w:p>
    <w:p w:rsidR="007D4915" w:rsidRDefault="007D4915" w:rsidP="007D4915">
      <w:pPr>
        <w:widowControl/>
        <w:numPr>
          <w:ilvl w:val="0"/>
          <w:numId w:val="16"/>
        </w:numPr>
        <w:spacing w:before="100" w:beforeAutospacing="1" w:after="100" w:afterAutospacing="1"/>
        <w:jc w:val="left"/>
      </w:pPr>
      <w:r>
        <w:t>//@廖临川: 之所以sgd对大训练集的效果更好，1.因为SGD优化每次迭代使用样本子集，比使用训练全集（尤其是百万数量级）要快得多；</w:t>
      </w:r>
      <w:r>
        <w:lastRenderedPageBreak/>
        <w:t>2.如果目标函数是凸的或者伪凸的，SGD几乎必然可以收敛到全局最优；否则，则收敛到局部最优；3.SGD一般不需要收敛到全局最优，只要得到足够好的解，就可以立即停止。//@Copper_PKU：sgd的核心思想：是迭代训练，每拿到一个样本就算出基于当前w(t) 的loss function，t代表训练第t次，然后进行下一w（t+1）的更新，w(t+1)=w(t)-(learning rate) * loss function的梯度，这个类比神经网络中bp中的参数训练方法。 sample by sample就是每次仅处理一个样本 而不是一个batch。</w:t>
      </w:r>
    </w:p>
    <w:p w:rsidR="007D4915" w:rsidRDefault="007D4915" w:rsidP="007D4915">
      <w:pPr>
        <w:widowControl/>
        <w:numPr>
          <w:ilvl w:val="0"/>
          <w:numId w:val="16"/>
        </w:numPr>
        <w:spacing w:before="100" w:beforeAutospacing="1" w:after="100" w:afterAutospacing="1"/>
        <w:jc w:val="left"/>
      </w:pPr>
      <w:r>
        <w:t>//@Copper_PKU：从损失函数角度说：primal问题可以理解为正则化项+lossfunction，求解目标是在两个中间取平衡 如果强调loss function最小则会overfitting，所以有C参数。 //@研究者July：SVM还真就是在一定限定条件下，即约束条件下求目标函数的最优值问题，同时，为减少误判率，尽量让损失最小。</w:t>
      </w:r>
    </w:p>
    <w:p w:rsidR="007D4915" w:rsidRDefault="007D4915" w:rsidP="007D4915">
      <w:pPr>
        <w:widowControl/>
        <w:numPr>
          <w:ilvl w:val="0"/>
          <w:numId w:val="16"/>
        </w:numPr>
        <w:spacing w:before="100" w:beforeAutospacing="1" w:after="100" w:afterAutospacing="1"/>
        <w:jc w:val="left"/>
      </w:pPr>
      <w:r>
        <w:t>...</w:t>
      </w:r>
    </w:p>
    <w:p w:rsidR="007D4915" w:rsidRDefault="007D4915" w:rsidP="007D4915">
      <w:r>
        <w:t>    非常享受这种全民大讨论的年代，没有谁一定就对或一定就错，而是各自发表各自的理解见解，真棒！</w:t>
      </w:r>
    </w:p>
    <w:p w:rsidR="007D4915" w:rsidRDefault="007D4915" w:rsidP="007D4915">
      <w:pPr>
        <w:pStyle w:val="a5"/>
      </w:pPr>
    </w:p>
    <w:p w:rsidR="007D4915" w:rsidRDefault="007D4915" w:rsidP="007D4915">
      <w:pPr>
        <w:pStyle w:val="a5"/>
      </w:pPr>
    </w:p>
    <w:p w:rsidR="007D4915" w:rsidRDefault="007D4915" w:rsidP="007D4915">
      <w:pPr>
        <w:pStyle w:val="2"/>
      </w:pPr>
      <w:bookmarkStart w:id="34" w:name="t36"/>
      <w:bookmarkEnd w:id="34"/>
      <w:r>
        <w:rPr>
          <w:rFonts w:ascii="Arial" w:hAnsi="Arial" w:cs="Arial"/>
          <w:sz w:val="24"/>
          <w:szCs w:val="24"/>
        </w:rPr>
        <w:t>参考文献及推荐阅读</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w:t>
      </w:r>
      <w:r>
        <w:rPr>
          <w:rStyle w:val="a7"/>
          <w:rFonts w:ascii="Arial" w:hAnsi="Arial" w:cs="Arial"/>
          <w:color w:val="333333"/>
          <w:sz w:val="21"/>
          <w:szCs w:val="21"/>
        </w:rPr>
        <w:t>支持向量机导论</w:t>
      </w:r>
      <w:r>
        <w:rPr>
          <w:rFonts w:ascii="Arial" w:hAnsi="Arial" w:cs="Arial"/>
          <w:color w:val="333333"/>
          <w:sz w:val="21"/>
          <w:szCs w:val="21"/>
        </w:rPr>
        <w:t>》，</w:t>
      </w:r>
      <w:r>
        <w:rPr>
          <w:rFonts w:ascii="Comic Sans MS" w:hAnsi="Comic Sans MS" w:cs="Arial"/>
          <w:color w:val="333333"/>
          <w:sz w:val="21"/>
          <w:szCs w:val="21"/>
        </w:rPr>
        <w:t>[</w:t>
      </w:r>
      <w:r>
        <w:rPr>
          <w:rFonts w:ascii="Comic Sans MS" w:hAnsi="Comic Sans MS" w:cs="Arial"/>
          <w:color w:val="333333"/>
          <w:sz w:val="21"/>
          <w:szCs w:val="21"/>
        </w:rPr>
        <w:t>英</w:t>
      </w:r>
      <w:r>
        <w:rPr>
          <w:rFonts w:ascii="Comic Sans MS" w:hAnsi="Comic Sans MS" w:cs="Arial"/>
          <w:color w:val="333333"/>
          <w:sz w:val="21"/>
          <w:szCs w:val="21"/>
        </w:rPr>
        <w:t xml:space="preserve">] Nello Cristianini / John Shawe-Taylor </w:t>
      </w:r>
      <w:r>
        <w:rPr>
          <w:rFonts w:ascii="Comic Sans MS" w:hAnsi="Comic Sans MS" w:cs="Arial"/>
          <w:color w:val="333333"/>
          <w:sz w:val="21"/>
          <w:szCs w:val="21"/>
        </w:rPr>
        <w:t>著</w:t>
      </w:r>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支持向量机导论一书的支持网站：</w:t>
      </w:r>
      <w:hyperlink r:id="rId258" w:tgtFrame="_blank" w:history="1">
        <w:r>
          <w:rPr>
            <w:rStyle w:val="a3"/>
            <w:rFonts w:ascii="Comic Sans MS" w:hAnsi="Comic Sans MS"/>
            <w:sz w:val="18"/>
            <w:szCs w:val="18"/>
          </w:rPr>
          <w:t>http://www.support-vector.net/</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lastRenderedPageBreak/>
        <w:t>《数据挖掘导论》，</w:t>
      </w:r>
      <w:r>
        <w:rPr>
          <w:rFonts w:ascii="Comic Sans MS" w:hAnsi="Comic Sans MS" w:cs="Arial"/>
          <w:color w:val="333333"/>
          <w:sz w:val="21"/>
          <w:szCs w:val="21"/>
        </w:rPr>
        <w:t>[</w:t>
      </w:r>
      <w:r>
        <w:rPr>
          <w:rFonts w:ascii="Comic Sans MS" w:hAnsi="Comic Sans MS" w:cs="Arial"/>
          <w:color w:val="333333"/>
          <w:sz w:val="21"/>
          <w:szCs w:val="21"/>
        </w:rPr>
        <w:t>美</w:t>
      </w:r>
      <w:r>
        <w:rPr>
          <w:rFonts w:ascii="Comic Sans MS" w:hAnsi="Comic Sans MS" w:cs="Arial"/>
          <w:color w:val="333333"/>
          <w:sz w:val="21"/>
          <w:szCs w:val="21"/>
        </w:rPr>
        <w:t xml:space="preserve">] Pang-Ning Tan / Michael Steinbach / Vipin Kumar </w:t>
      </w:r>
      <w:r>
        <w:rPr>
          <w:rFonts w:ascii="Comic Sans MS" w:hAnsi="Comic Sans MS" w:cs="Arial"/>
          <w:color w:val="333333"/>
          <w:sz w:val="21"/>
          <w:szCs w:val="21"/>
        </w:rPr>
        <w:t>著</w:t>
      </w:r>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《数据挖掘：概念与技术》，</w:t>
      </w:r>
      <w:r>
        <w:rPr>
          <w:rFonts w:ascii="Arial" w:hAnsi="Arial" w:cs="Arial"/>
          <w:color w:val="333333"/>
          <w:sz w:val="21"/>
          <w:szCs w:val="21"/>
        </w:rPr>
        <w:t>(</w:t>
      </w:r>
      <w:r>
        <w:rPr>
          <w:rFonts w:ascii="Arial" w:hAnsi="Arial" w:cs="Arial"/>
          <w:color w:val="333333"/>
          <w:sz w:val="21"/>
          <w:szCs w:val="21"/>
        </w:rPr>
        <w:t>加</w:t>
      </w:r>
      <w:r>
        <w:rPr>
          <w:rFonts w:ascii="Arial" w:hAnsi="Arial" w:cs="Arial"/>
          <w:color w:val="333333"/>
          <w:sz w:val="21"/>
          <w:szCs w:val="21"/>
        </w:rPr>
        <w:t xml:space="preserve">)Jiawei Han;Micheline Kamber </w:t>
      </w:r>
      <w:r>
        <w:rPr>
          <w:rFonts w:ascii="Arial" w:hAnsi="Arial" w:cs="Arial"/>
          <w:color w:val="333333"/>
          <w:sz w:val="21"/>
          <w:szCs w:val="21"/>
        </w:rPr>
        <w:t>著；</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《数据挖掘中的新方法：支持向量机》，邓乃扬</w:t>
      </w:r>
      <w:r>
        <w:rPr>
          <w:rFonts w:ascii="Arial" w:hAnsi="Arial" w:cs="Arial"/>
          <w:color w:val="333333"/>
          <w:sz w:val="21"/>
          <w:szCs w:val="21"/>
        </w:rPr>
        <w:t xml:space="preserve"> </w:t>
      </w:r>
      <w:r>
        <w:rPr>
          <w:rFonts w:ascii="Arial" w:hAnsi="Arial" w:cs="Arial"/>
          <w:color w:val="333333"/>
          <w:sz w:val="21"/>
          <w:szCs w:val="21"/>
        </w:rPr>
        <w:t>田英杰</w:t>
      </w:r>
      <w:r>
        <w:rPr>
          <w:rFonts w:ascii="Arial" w:hAnsi="Arial" w:cs="Arial"/>
          <w:color w:val="333333"/>
          <w:sz w:val="21"/>
          <w:szCs w:val="21"/>
        </w:rPr>
        <w:t xml:space="preserve"> </w:t>
      </w:r>
      <w:r>
        <w:rPr>
          <w:rFonts w:ascii="Arial" w:hAnsi="Arial" w:cs="Arial"/>
          <w:color w:val="333333"/>
          <w:sz w:val="21"/>
          <w:szCs w:val="21"/>
        </w:rPr>
        <w:t>著；</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w:t>
      </w:r>
      <w:r>
        <w:rPr>
          <w:rStyle w:val="a7"/>
          <w:rFonts w:ascii="Arial" w:hAnsi="Arial" w:cs="Arial"/>
          <w:color w:val="333333"/>
          <w:sz w:val="21"/>
          <w:szCs w:val="21"/>
        </w:rPr>
        <w:t>支持向量机</w:t>
      </w:r>
      <w:r>
        <w:rPr>
          <w:rStyle w:val="a7"/>
          <w:rFonts w:ascii="Arial" w:hAnsi="Arial" w:cs="Arial"/>
          <w:color w:val="333333"/>
          <w:sz w:val="21"/>
          <w:szCs w:val="21"/>
        </w:rPr>
        <w:t>--</w:t>
      </w:r>
      <w:r>
        <w:rPr>
          <w:rStyle w:val="a7"/>
          <w:rFonts w:ascii="Arial" w:hAnsi="Arial" w:cs="Arial"/>
          <w:color w:val="333333"/>
          <w:sz w:val="21"/>
          <w:szCs w:val="21"/>
        </w:rPr>
        <w:t>理论、算法和扩展</w:t>
      </w:r>
      <w:r>
        <w:rPr>
          <w:rFonts w:ascii="Arial" w:hAnsi="Arial" w:cs="Arial"/>
          <w:color w:val="333333"/>
          <w:sz w:val="21"/>
          <w:szCs w:val="21"/>
        </w:rPr>
        <w:t>》，邓乃扬</w:t>
      </w:r>
      <w:r>
        <w:rPr>
          <w:rFonts w:ascii="Arial" w:hAnsi="Arial" w:cs="Arial"/>
          <w:color w:val="333333"/>
          <w:sz w:val="21"/>
          <w:szCs w:val="21"/>
        </w:rPr>
        <w:t xml:space="preserve"> </w:t>
      </w:r>
      <w:r>
        <w:rPr>
          <w:rFonts w:ascii="Arial" w:hAnsi="Arial" w:cs="Arial"/>
          <w:color w:val="333333"/>
          <w:sz w:val="21"/>
          <w:szCs w:val="21"/>
        </w:rPr>
        <w:t>田英杰</w:t>
      </w:r>
      <w:r>
        <w:rPr>
          <w:rFonts w:ascii="Arial" w:hAnsi="Arial" w:cs="Arial"/>
          <w:color w:val="333333"/>
          <w:sz w:val="21"/>
          <w:szCs w:val="21"/>
        </w:rPr>
        <w:t xml:space="preserve"> </w:t>
      </w:r>
      <w:r>
        <w:rPr>
          <w:rFonts w:ascii="Arial" w:hAnsi="Arial" w:cs="Arial"/>
          <w:color w:val="333333"/>
          <w:sz w:val="21"/>
          <w:szCs w:val="21"/>
        </w:rPr>
        <w:t>著；</w:t>
      </w:r>
    </w:p>
    <w:p w:rsidR="007D4915" w:rsidRDefault="007D4915" w:rsidP="007D4915">
      <w:pPr>
        <w:widowControl/>
        <w:numPr>
          <w:ilvl w:val="0"/>
          <w:numId w:val="17"/>
        </w:numPr>
        <w:spacing w:before="100" w:beforeAutospacing="1" w:after="100" w:afterAutospacing="1"/>
        <w:jc w:val="left"/>
      </w:pPr>
      <w:r>
        <w:rPr>
          <w:rStyle w:val="a7"/>
          <w:rFonts w:ascii="Arial" w:hAnsi="Arial" w:cs="Arial"/>
          <w:color w:val="333333"/>
          <w:sz w:val="21"/>
          <w:szCs w:val="21"/>
        </w:rPr>
        <w:t>支持向量机系列</w:t>
      </w:r>
      <w:r>
        <w:rPr>
          <w:rFonts w:ascii="Arial" w:hAnsi="Arial" w:cs="Arial"/>
          <w:color w:val="333333"/>
          <w:sz w:val="21"/>
          <w:szCs w:val="21"/>
        </w:rPr>
        <w:t>，</w:t>
      </w:r>
      <w:r>
        <w:rPr>
          <w:rStyle w:val="a7"/>
          <w:rFonts w:ascii="Arial" w:hAnsi="Arial" w:cs="Arial"/>
          <w:color w:val="333333"/>
          <w:sz w:val="21"/>
          <w:szCs w:val="21"/>
        </w:rPr>
        <w:t>pluskid</w:t>
      </w:r>
      <w:r>
        <w:rPr>
          <w:rFonts w:ascii="Arial" w:hAnsi="Arial" w:cs="Arial"/>
          <w:color w:val="333333"/>
          <w:sz w:val="21"/>
          <w:szCs w:val="21"/>
        </w:rPr>
        <w:t>：</w:t>
      </w:r>
      <w:hyperlink r:id="rId259" w:tgtFrame="_blank" w:history="1">
        <w:r>
          <w:rPr>
            <w:rStyle w:val="a3"/>
            <w:rFonts w:ascii="Comic Sans MS" w:hAnsi="Comic Sans MS"/>
            <w:sz w:val="18"/>
            <w:szCs w:val="18"/>
          </w:rPr>
          <w:t>http://blog.pluskid.org/?page_id=683</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hyperlink r:id="rId260" w:tgtFrame="_blank" w:history="1">
        <w:r>
          <w:rPr>
            <w:rStyle w:val="a3"/>
            <w:rFonts w:ascii="Comic Sans MS" w:hAnsi="Comic Sans MS"/>
            <w:sz w:val="18"/>
            <w:szCs w:val="18"/>
          </w:rPr>
          <w:t>http://www.360doc.com/content/07/0716/23/11966_615252.shtml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hyperlink r:id="rId261" w:tgtFrame="_blank" w:history="1">
        <w:r>
          <w:rPr>
            <w:rStyle w:val="a3"/>
            <w:rFonts w:ascii="Arial" w:hAnsi="Arial" w:cs="Arial"/>
            <w:sz w:val="21"/>
            <w:szCs w:val="21"/>
          </w:rPr>
          <w:t>数据挖掘十大经典算法初探</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《模式识别支持向量机指南》，</w:t>
      </w:r>
      <w:r>
        <w:rPr>
          <w:rFonts w:ascii="Arial" w:hAnsi="Arial" w:cs="Arial"/>
          <w:color w:val="333333"/>
          <w:sz w:val="21"/>
          <w:szCs w:val="21"/>
        </w:rPr>
        <w:t xml:space="preserve">C.J.C Burges </w:t>
      </w:r>
      <w:r>
        <w:rPr>
          <w:rFonts w:ascii="Arial" w:hAnsi="Arial" w:cs="Arial"/>
          <w:color w:val="333333"/>
          <w:sz w:val="21"/>
          <w:szCs w:val="21"/>
        </w:rPr>
        <w:t>著；</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w:t>
      </w:r>
      <w:r>
        <w:rPr>
          <w:rStyle w:val="a7"/>
          <w:rFonts w:ascii="Arial" w:hAnsi="Arial" w:cs="Arial"/>
          <w:color w:val="333333"/>
          <w:sz w:val="21"/>
          <w:szCs w:val="21"/>
        </w:rPr>
        <w:t>统计学习方法</w:t>
      </w:r>
      <w:r>
        <w:rPr>
          <w:rFonts w:ascii="Arial" w:hAnsi="Arial" w:cs="Arial"/>
          <w:color w:val="333333"/>
          <w:sz w:val="21"/>
          <w:szCs w:val="21"/>
        </w:rPr>
        <w:t>》，李航著；</w:t>
      </w:r>
    </w:p>
    <w:p w:rsidR="007D4915" w:rsidRDefault="007D4915" w:rsidP="007D4915">
      <w:pPr>
        <w:widowControl/>
        <w:numPr>
          <w:ilvl w:val="0"/>
          <w:numId w:val="17"/>
        </w:numPr>
        <w:spacing w:before="100" w:beforeAutospacing="1" w:after="100" w:afterAutospacing="1"/>
        <w:jc w:val="left"/>
      </w:pPr>
      <w:r>
        <w:rPr>
          <w:rFonts w:ascii="Comic Sans MS" w:hAnsi="Comic Sans MS" w:cs="Arial"/>
          <w:color w:val="333333"/>
          <w:sz w:val="21"/>
          <w:szCs w:val="21"/>
        </w:rPr>
        <w:t>《统计自然语言处理》，宗成庆编著，第十二章、文本分类；</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SVM</w:t>
      </w:r>
      <w:r>
        <w:rPr>
          <w:rFonts w:ascii="Arial" w:hAnsi="Arial" w:cs="Arial"/>
          <w:color w:val="333333"/>
          <w:sz w:val="21"/>
          <w:szCs w:val="21"/>
        </w:rPr>
        <w:t>入门系列，</w:t>
      </w:r>
      <w:r>
        <w:rPr>
          <w:rFonts w:ascii="Arial" w:hAnsi="Arial" w:cs="Arial"/>
          <w:color w:val="333333"/>
          <w:sz w:val="21"/>
          <w:szCs w:val="21"/>
        </w:rPr>
        <w:t>Jasper</w:t>
      </w:r>
      <w:r>
        <w:rPr>
          <w:rFonts w:ascii="Arial" w:hAnsi="Arial" w:cs="Arial"/>
          <w:color w:val="333333"/>
          <w:sz w:val="21"/>
          <w:szCs w:val="21"/>
        </w:rPr>
        <w:t>：</w:t>
      </w:r>
      <w:hyperlink r:id="rId262" w:tgtFrame="_blank" w:history="1">
        <w:r>
          <w:rPr>
            <w:rStyle w:val="a3"/>
            <w:rFonts w:ascii="Comic Sans MS" w:hAnsi="Comic Sans MS"/>
            <w:sz w:val="21"/>
            <w:szCs w:val="21"/>
          </w:rPr>
          <w:t>http://www.blogjava.net/zhenandaci/category/31868.html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最近邻决策和</w:t>
      </w:r>
      <w:r>
        <w:rPr>
          <w:rFonts w:ascii="Arial" w:hAnsi="Arial" w:cs="Arial"/>
          <w:color w:val="333333"/>
          <w:sz w:val="21"/>
          <w:szCs w:val="21"/>
        </w:rPr>
        <w:t>SVM</w:t>
      </w:r>
      <w:r>
        <w:rPr>
          <w:rFonts w:ascii="Arial" w:hAnsi="Arial" w:cs="Arial"/>
          <w:color w:val="333333"/>
          <w:sz w:val="21"/>
          <w:szCs w:val="21"/>
        </w:rPr>
        <w:t>数字识别的实现和比较，作者不详；</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斯坦福大学机器学习课程原始讲义：</w:t>
      </w:r>
      <w:hyperlink r:id="rId263" w:tgtFrame="_blank" w:history="1">
        <w:r>
          <w:rPr>
            <w:rStyle w:val="a3"/>
            <w:rFonts w:ascii="Comic Sans MS" w:hAnsi="Comic Sans MS"/>
            <w:sz w:val="18"/>
            <w:szCs w:val="18"/>
          </w:rPr>
          <w:t>http://www.cnblogs.com/jerrylead/archive/2012/05/08/2489725.html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Style w:val="a7"/>
          <w:rFonts w:ascii="Arial" w:hAnsi="Arial" w:cs="Arial"/>
          <w:color w:val="333333"/>
          <w:sz w:val="21"/>
          <w:szCs w:val="21"/>
        </w:rPr>
        <w:t>斯坦福机器学习课程笔记</w:t>
      </w:r>
      <w:r>
        <w:rPr>
          <w:rFonts w:ascii="Arial" w:hAnsi="Arial" w:cs="Arial"/>
          <w:color w:val="333333"/>
          <w:sz w:val="21"/>
          <w:szCs w:val="21"/>
        </w:rPr>
        <w:t>：</w:t>
      </w:r>
      <w:hyperlink r:id="rId264" w:tgtFrame="_blank" w:history="1">
        <w:r>
          <w:rPr>
            <w:rStyle w:val="a3"/>
            <w:rFonts w:ascii="Comic Sans MS" w:hAnsi="Comic Sans MS"/>
            <w:sz w:val="18"/>
            <w:szCs w:val="18"/>
          </w:rPr>
          <w:t>http://www.cnblogs.com/jerrylead/tag/Machine%20Learning/</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hyperlink r:id="rId265" w:tgtFrame="_blank" w:history="1">
        <w:r>
          <w:rPr>
            <w:rStyle w:val="a3"/>
            <w:rFonts w:ascii="Comic Sans MS" w:hAnsi="Comic Sans MS"/>
            <w:sz w:val="18"/>
            <w:szCs w:val="18"/>
          </w:rPr>
          <w:t>http://www.cnblogs.com/jerrylead/archive/2011/03/13/1982639.html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sz w:val="18"/>
          <w:szCs w:val="18"/>
        </w:rPr>
        <w:t>SMO</w:t>
      </w:r>
      <w:r>
        <w:rPr>
          <w:rFonts w:ascii="Comic Sans MS" w:hAnsi="Comic Sans MS"/>
          <w:color w:val="333333"/>
          <w:sz w:val="18"/>
          <w:szCs w:val="18"/>
        </w:rPr>
        <w:t>算法的数学推导：</w:t>
      </w:r>
      <w:hyperlink r:id="rId266" w:tgtFrame="_blank" w:history="1">
        <w:r>
          <w:rPr>
            <w:rStyle w:val="a3"/>
            <w:rFonts w:ascii="Comic Sans MS" w:hAnsi="Comic Sans MS"/>
            <w:sz w:val="18"/>
            <w:szCs w:val="18"/>
          </w:rPr>
          <w:t>http://www.cnblogs.com/jerrylead/archive/2011/03/18/1988419.html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hyperlink r:id="rId267" w:tgtFrame="_blank" w:history="1">
        <w:r>
          <w:rPr>
            <w:rStyle w:val="a3"/>
            <w:rFonts w:ascii="Arial" w:hAnsi="Arial" w:cs="Arial"/>
            <w:color w:val="220000"/>
            <w:sz w:val="21"/>
            <w:szCs w:val="21"/>
          </w:rPr>
          <w:t>数据挖掘掘中所需的概率论与数理统计知识</w:t>
        </w:r>
        <w:r>
          <w:rPr>
            <w:rStyle w:val="a3"/>
            <w:rFonts w:ascii="Arial" w:hAnsi="Arial" w:cs="Arial"/>
            <w:sz w:val="21"/>
            <w:szCs w:val="21"/>
          </w:rPr>
          <w:t>、上</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关于机器学习方面的文章，可以读读：</w:t>
      </w:r>
      <w:hyperlink r:id="rId268" w:tgtFrame="_blank" w:history="1">
        <w:r>
          <w:rPr>
            <w:rStyle w:val="a3"/>
            <w:rFonts w:ascii="Comic Sans MS" w:hAnsi="Comic Sans MS"/>
            <w:sz w:val="21"/>
            <w:szCs w:val="21"/>
          </w:rPr>
          <w:t>http://www.cnblogs.com/vivounicorn/category/289453.html</w:t>
        </w:r>
      </w:hyperlink>
      <w:r>
        <w:rPr>
          <w:rFonts w:ascii="Arial" w:hAnsi="Arial"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sz w:val="21"/>
          <w:szCs w:val="21"/>
        </w:rPr>
        <w:t>数学系教材推荐：</w:t>
      </w:r>
      <w:hyperlink r:id="rId269" w:tgtFrame="_blank" w:history="1">
        <w:r>
          <w:rPr>
            <w:rStyle w:val="a3"/>
            <w:rFonts w:ascii="Comic Sans MS" w:hAnsi="Comic Sans MS" w:cs="Arial"/>
            <w:sz w:val="21"/>
            <w:szCs w:val="21"/>
          </w:rPr>
          <w:t>http://blog.sina.com.cn/s/blog_5e638d950100dswh.html</w:t>
        </w:r>
      </w:hyperlink>
      <w:r>
        <w:rPr>
          <w:rFonts w:ascii="Comic Sans MS" w:hAnsi="Comic Sans MS" w:cs="Arial"/>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Comic Sans MS" w:hAnsi="Comic Sans MS" w:cs="Arial"/>
          <w:color w:val="333333"/>
          <w:sz w:val="21"/>
          <w:szCs w:val="21"/>
        </w:rPr>
        <w:lastRenderedPageBreak/>
        <w:t>《神经网络与机器学习</w:t>
      </w:r>
      <w:r>
        <w:rPr>
          <w:rFonts w:ascii="Comic Sans MS" w:hAnsi="Comic Sans MS" w:cs="Arial"/>
          <w:color w:val="333333"/>
          <w:sz w:val="21"/>
          <w:szCs w:val="21"/>
        </w:rPr>
        <w:t>(</w:t>
      </w:r>
      <w:r>
        <w:rPr>
          <w:rFonts w:ascii="Comic Sans MS" w:hAnsi="Comic Sans MS" w:cs="Arial"/>
          <w:color w:val="333333"/>
          <w:sz w:val="21"/>
          <w:szCs w:val="21"/>
        </w:rPr>
        <w:t>原书第三版</w:t>
      </w:r>
      <w:r>
        <w:rPr>
          <w:rFonts w:ascii="Comic Sans MS" w:hAnsi="Comic Sans MS" w:cs="Arial"/>
          <w:color w:val="333333"/>
          <w:sz w:val="21"/>
          <w:szCs w:val="21"/>
        </w:rPr>
        <w:t>)</w:t>
      </w:r>
      <w:r>
        <w:rPr>
          <w:rFonts w:ascii="Comic Sans MS" w:hAnsi="Comic Sans MS" w:cs="Arial"/>
          <w:color w:val="333333"/>
          <w:sz w:val="21"/>
          <w:szCs w:val="21"/>
        </w:rPr>
        <w:t>》，</w:t>
      </w:r>
      <w:r>
        <w:rPr>
          <w:rFonts w:ascii="Comic Sans MS" w:hAnsi="Comic Sans MS" w:cs="Arial"/>
          <w:color w:val="333333"/>
          <w:sz w:val="21"/>
          <w:szCs w:val="21"/>
        </w:rPr>
        <w:t>[</w:t>
      </w:r>
      <w:r>
        <w:rPr>
          <w:rFonts w:ascii="Comic Sans MS" w:hAnsi="Comic Sans MS" w:cs="Arial"/>
          <w:color w:val="333333"/>
          <w:sz w:val="21"/>
          <w:szCs w:val="21"/>
        </w:rPr>
        <w:t>加</w:t>
      </w:r>
      <w:r>
        <w:rPr>
          <w:rFonts w:ascii="Comic Sans MS" w:hAnsi="Comic Sans MS" w:cs="Arial"/>
          <w:color w:val="333333"/>
          <w:sz w:val="21"/>
          <w:szCs w:val="21"/>
        </w:rPr>
        <w:t xml:space="preserve">] Simon Haykin </w:t>
      </w:r>
      <w:r>
        <w:rPr>
          <w:rFonts w:ascii="Comic Sans MS" w:hAnsi="Comic Sans MS" w:cs="Arial"/>
          <w:color w:val="333333"/>
          <w:sz w:val="21"/>
          <w:szCs w:val="21"/>
        </w:rPr>
        <w:t>著；</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sz w:val="21"/>
          <w:szCs w:val="21"/>
        </w:rPr>
        <w:t>正态分布的前世今生：</w:t>
      </w:r>
      <w:hyperlink r:id="rId270" w:tgtFrame="_blank" w:history="1">
        <w:r>
          <w:rPr>
            <w:rStyle w:val="a3"/>
            <w:rFonts w:ascii="Comic Sans MS" w:hAnsi="Comic Sans MS"/>
            <w:sz w:val="21"/>
            <w:szCs w:val="21"/>
          </w:rPr>
          <w:t>http://t.cn/zlH3Ygc</w:t>
        </w:r>
      </w:hyperlink>
      <w:r>
        <w:rPr>
          <w:rFonts w:ascii="Comic Sans MS" w:hAnsi="Comic Sans MS"/>
          <w:color w:val="333333"/>
          <w:sz w:val="21"/>
          <w:szCs w:val="21"/>
        </w:rPr>
        <w:t>；</w:t>
      </w:r>
    </w:p>
    <w:p w:rsidR="007D4915" w:rsidRDefault="007D4915" w:rsidP="007D4915">
      <w:pPr>
        <w:widowControl/>
        <w:numPr>
          <w:ilvl w:val="0"/>
          <w:numId w:val="17"/>
        </w:numPr>
        <w:spacing w:before="100" w:beforeAutospacing="1" w:after="100" w:afterAutospacing="1"/>
        <w:jc w:val="left"/>
      </w:pPr>
      <w:r>
        <w:rPr>
          <w:rFonts w:ascii="Comic Sans MS" w:hAnsi="Comic Sans MS" w:cs="Arial"/>
          <w:color w:val="333333"/>
          <w:sz w:val="21"/>
          <w:szCs w:val="21"/>
        </w:rPr>
        <w:t>《</w:t>
      </w:r>
      <w:r>
        <w:rPr>
          <w:rStyle w:val="a7"/>
          <w:rFonts w:ascii="Comic Sans MS" w:hAnsi="Comic Sans MS" w:cs="Arial"/>
          <w:color w:val="333333"/>
          <w:sz w:val="21"/>
          <w:szCs w:val="21"/>
        </w:rPr>
        <w:t>数理统计学简史</w:t>
      </w:r>
      <w:r>
        <w:rPr>
          <w:rFonts w:ascii="Comic Sans MS" w:hAnsi="Comic Sans MS" w:cs="Arial"/>
          <w:color w:val="333333"/>
          <w:sz w:val="21"/>
          <w:szCs w:val="21"/>
        </w:rPr>
        <w:t>》，陈希孺院士著；</w:t>
      </w:r>
    </w:p>
    <w:p w:rsidR="007D4915" w:rsidRDefault="007D4915" w:rsidP="007D4915">
      <w:pPr>
        <w:widowControl/>
        <w:numPr>
          <w:ilvl w:val="0"/>
          <w:numId w:val="17"/>
        </w:numPr>
        <w:spacing w:before="100" w:beforeAutospacing="1" w:after="100" w:afterAutospacing="1"/>
        <w:jc w:val="left"/>
      </w:pPr>
      <w:r>
        <w:rPr>
          <w:rFonts w:ascii="Comic Sans MS" w:hAnsi="Comic Sans MS" w:cs="Arial"/>
          <w:color w:val="333333"/>
          <w:sz w:val="21"/>
          <w:szCs w:val="21"/>
        </w:rPr>
        <w:t>《最优化理论与算法</w:t>
      </w:r>
      <w:r>
        <w:rPr>
          <w:rFonts w:ascii="Comic Sans MS" w:hAnsi="Comic Sans MS" w:cs="Arial"/>
          <w:color w:val="333333"/>
          <w:sz w:val="21"/>
          <w:szCs w:val="21"/>
        </w:rPr>
        <w:t>(</w:t>
      </w:r>
      <w:r>
        <w:rPr>
          <w:rFonts w:ascii="Comic Sans MS" w:hAnsi="Comic Sans MS" w:cs="Arial"/>
          <w:color w:val="333333"/>
          <w:sz w:val="21"/>
          <w:szCs w:val="21"/>
        </w:rPr>
        <w:t>第</w:t>
      </w:r>
      <w:r>
        <w:rPr>
          <w:rFonts w:ascii="Comic Sans MS" w:hAnsi="Comic Sans MS" w:cs="Arial"/>
          <w:color w:val="333333"/>
          <w:sz w:val="21"/>
          <w:szCs w:val="21"/>
        </w:rPr>
        <w:t>2</w:t>
      </w:r>
      <w:r>
        <w:rPr>
          <w:rFonts w:ascii="Comic Sans MS" w:hAnsi="Comic Sans MS" w:cs="Arial"/>
          <w:color w:val="333333"/>
          <w:sz w:val="21"/>
          <w:szCs w:val="21"/>
        </w:rPr>
        <w:t>版</w:t>
      </w:r>
      <w:r>
        <w:rPr>
          <w:rFonts w:ascii="Comic Sans MS" w:hAnsi="Comic Sans MS" w:cs="Arial"/>
          <w:color w:val="333333"/>
          <w:sz w:val="21"/>
          <w:szCs w:val="21"/>
        </w:rPr>
        <w:t>)</w:t>
      </w:r>
      <w:r>
        <w:rPr>
          <w:rFonts w:ascii="Comic Sans MS" w:hAnsi="Comic Sans MS" w:cs="Arial"/>
          <w:color w:val="333333"/>
          <w:sz w:val="21"/>
          <w:szCs w:val="21"/>
        </w:rPr>
        <w:t>》，陈宝林编著；</w:t>
      </w:r>
    </w:p>
    <w:p w:rsidR="007D4915" w:rsidRDefault="007D4915" w:rsidP="007D4915">
      <w:pPr>
        <w:widowControl/>
        <w:numPr>
          <w:ilvl w:val="0"/>
          <w:numId w:val="17"/>
        </w:numPr>
        <w:spacing w:before="100" w:beforeAutospacing="1" w:after="100" w:afterAutospacing="1"/>
        <w:jc w:val="left"/>
      </w:pPr>
      <w:r>
        <w:rPr>
          <w:rStyle w:val="a7"/>
          <w:rFonts w:ascii="Comic Sans MS" w:hAnsi="Comic Sans MS" w:cs="Arial"/>
          <w:color w:val="333333"/>
          <w:sz w:val="21"/>
          <w:szCs w:val="21"/>
        </w:rPr>
        <w:t>A Gentle Introduction to Support Vector Machines in Biomedicine</w:t>
      </w:r>
      <w:r>
        <w:rPr>
          <w:rFonts w:ascii="Comic Sans MS" w:hAnsi="Comic Sans MS" w:cs="Arial"/>
          <w:color w:val="333333"/>
          <w:sz w:val="21"/>
          <w:szCs w:val="21"/>
        </w:rPr>
        <w:t>：</w:t>
      </w:r>
      <w:hyperlink r:id="rId271" w:tgtFrame="_blank" w:history="1">
        <w:r>
          <w:rPr>
            <w:rStyle w:val="a3"/>
            <w:rFonts w:ascii="Comic Sans MS" w:hAnsi="Comic Sans MS" w:cs="Arial"/>
            <w:sz w:val="18"/>
            <w:szCs w:val="18"/>
          </w:rPr>
          <w:t>http://www.nyuinformatics.org/downloads/supplements/SVM_Tutorial_2010/Final_WB.pdf</w:t>
        </w:r>
      </w:hyperlink>
      <w:r>
        <w:rPr>
          <w:rFonts w:ascii="Comic Sans MS" w:hAnsi="Comic Sans MS" w:cs="Arial"/>
          <w:color w:val="333333"/>
          <w:sz w:val="21"/>
          <w:szCs w:val="21"/>
        </w:rPr>
        <w:t>，此</w:t>
      </w:r>
      <w:r>
        <w:rPr>
          <w:rFonts w:ascii="Comic Sans MS" w:hAnsi="Comic Sans MS" w:cs="Arial"/>
          <w:color w:val="333333"/>
          <w:sz w:val="21"/>
          <w:szCs w:val="21"/>
        </w:rPr>
        <w:t>PPT</w:t>
      </w:r>
      <w:r>
        <w:rPr>
          <w:rFonts w:ascii="Comic Sans MS" w:hAnsi="Comic Sans MS" w:cs="Arial"/>
          <w:color w:val="333333"/>
          <w:sz w:val="21"/>
          <w:szCs w:val="21"/>
        </w:rPr>
        <w:t>很赞，除了对引入拉格朗日对偶变量后的凸二次规划问题的深入度不够之外，其它都挺好，配图很精彩，本文有几张图便引自此</w:t>
      </w:r>
      <w:r>
        <w:rPr>
          <w:rFonts w:ascii="Comic Sans MS" w:hAnsi="Comic Sans MS" w:cs="Arial"/>
          <w:color w:val="333333"/>
          <w:sz w:val="21"/>
          <w:szCs w:val="21"/>
        </w:rPr>
        <w:t>PPT</w:t>
      </w:r>
      <w:r>
        <w:rPr>
          <w:rFonts w:ascii="Comic Sans MS" w:hAnsi="Comic Sans MS" w:cs="Arial"/>
          <w:color w:val="333333"/>
          <w:sz w:val="21"/>
          <w:szCs w:val="21"/>
        </w:rPr>
        <w:t>中</w:t>
      </w:r>
      <w:r>
        <w:rPr>
          <w:rFonts w:ascii="Comic Sans MS" w:hAnsi="Comic Sans MS" w:cs="Arial"/>
          <w:color w:val="333333"/>
        </w:rPr>
        <w:t>；</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rPr>
        <w:t>来自卡内基梅隆大学</w:t>
      </w:r>
      <w:r>
        <w:rPr>
          <w:rFonts w:ascii="Comic Sans MS" w:hAnsi="Comic Sans MS"/>
          <w:color w:val="333333"/>
        </w:rPr>
        <w:t>carnegie mellon university(CMU)</w:t>
      </w:r>
      <w:r>
        <w:rPr>
          <w:rFonts w:ascii="Comic Sans MS" w:hAnsi="Comic Sans MS"/>
          <w:color w:val="333333"/>
        </w:rPr>
        <w:t>的讲解</w:t>
      </w:r>
      <w:r>
        <w:rPr>
          <w:rFonts w:ascii="Comic Sans MS" w:hAnsi="Comic Sans MS"/>
          <w:color w:val="333333"/>
        </w:rPr>
        <w:t>SVM</w:t>
      </w:r>
      <w:r>
        <w:rPr>
          <w:rFonts w:ascii="Comic Sans MS" w:hAnsi="Comic Sans MS"/>
          <w:color w:val="333333"/>
        </w:rPr>
        <w:t>的</w:t>
      </w:r>
      <w:r>
        <w:rPr>
          <w:rFonts w:ascii="Comic Sans MS" w:hAnsi="Comic Sans MS"/>
          <w:color w:val="333333"/>
        </w:rPr>
        <w:t>PPT</w:t>
      </w:r>
      <w:r>
        <w:rPr>
          <w:rFonts w:ascii="Comic Sans MS" w:hAnsi="Comic Sans MS"/>
          <w:color w:val="333333"/>
        </w:rPr>
        <w:t>：</w:t>
      </w:r>
      <w:hyperlink r:id="rId272" w:tgtFrame="_blank" w:history="1">
        <w:r>
          <w:rPr>
            <w:rStyle w:val="a3"/>
            <w:rFonts w:ascii="Comic Sans MS" w:hAnsi="Comic Sans MS"/>
            <w:sz w:val="18"/>
            <w:szCs w:val="18"/>
          </w:rPr>
          <w:t>http://www.autonlab.org/tutorials/svm15.pdf</w:t>
        </w:r>
      </w:hyperlink>
      <w:r>
        <w:rPr>
          <w:rFonts w:ascii="Comic Sans MS" w:hAnsi="Comic Sans MS"/>
          <w:color w:val="333333"/>
        </w:rPr>
        <w:t>；</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rPr>
        <w:t>发明</w:t>
      </w:r>
      <w:r>
        <w:rPr>
          <w:rFonts w:ascii="Comic Sans MS" w:hAnsi="Comic Sans MS"/>
          <w:color w:val="333333"/>
        </w:rPr>
        <w:t>libsvm</w:t>
      </w:r>
      <w:r>
        <w:rPr>
          <w:rFonts w:ascii="Comic Sans MS" w:hAnsi="Comic Sans MS"/>
          <w:color w:val="333333"/>
        </w:rPr>
        <w:t>的台湾林智仁教授</w:t>
      </w:r>
      <w:r>
        <w:rPr>
          <w:rFonts w:ascii="Comic Sans MS" w:hAnsi="Comic Sans MS"/>
          <w:color w:val="333333"/>
        </w:rPr>
        <w:t>06</w:t>
      </w:r>
      <w:r>
        <w:rPr>
          <w:rFonts w:ascii="Comic Sans MS" w:hAnsi="Comic Sans MS"/>
          <w:color w:val="333333"/>
        </w:rPr>
        <w:t>年的机器学习讲义</w:t>
      </w:r>
      <w:r>
        <w:rPr>
          <w:rFonts w:ascii="Comic Sans MS" w:hAnsi="Comic Sans MS"/>
          <w:color w:val="333333"/>
        </w:rPr>
        <w:t>SVM</w:t>
      </w:r>
      <w:r>
        <w:rPr>
          <w:rFonts w:ascii="Comic Sans MS" w:hAnsi="Comic Sans MS"/>
          <w:color w:val="333333"/>
        </w:rPr>
        <w:t>：</w:t>
      </w:r>
      <w:hyperlink r:id="rId273" w:tgtFrame="_blank" w:history="1">
        <w:r>
          <w:rPr>
            <w:rStyle w:val="a3"/>
            <w:rFonts w:ascii="Comic Sans MS" w:hAnsi="Comic Sans MS"/>
            <w:sz w:val="18"/>
            <w:szCs w:val="18"/>
          </w:rPr>
          <w:t>http://wenku.baidu.com/link?url=PWTGMYNb4HGUrUQUZwTH2B4r8pIMgLMiWIK1ymVORrds_11VOkHwp-JWab7IALDiors64JW_6mD93dtuWHwFWxsAk6p0rzchR8Qh5_4jWHC</w:t>
        </w:r>
      </w:hyperlink>
      <w:r>
        <w:rPr>
          <w:rFonts w:ascii="Comic Sans MS" w:hAnsi="Comic Sans MS"/>
          <w:color w:val="333333"/>
          <w:sz w:val="18"/>
          <w:szCs w:val="18"/>
        </w:rPr>
        <w:t>；</w:t>
      </w:r>
    </w:p>
    <w:p w:rsidR="007D4915" w:rsidRDefault="007D4915" w:rsidP="007D4915">
      <w:pPr>
        <w:widowControl/>
        <w:numPr>
          <w:ilvl w:val="0"/>
          <w:numId w:val="17"/>
        </w:numPr>
        <w:spacing w:before="100" w:beforeAutospacing="1" w:after="100" w:afterAutospacing="1"/>
        <w:jc w:val="left"/>
      </w:pPr>
      <w:hyperlink r:id="rId274" w:tgtFrame="_blank" w:history="1">
        <w:r>
          <w:rPr>
            <w:rStyle w:val="a3"/>
            <w:rFonts w:ascii="Comic Sans MS" w:hAnsi="Comic Sans MS"/>
            <w:sz w:val="18"/>
            <w:szCs w:val="18"/>
          </w:rPr>
          <w:t>http://staff.ustc.edu.cn/~ketang/PPT/PRLec5.pdf</w:t>
        </w:r>
      </w:hyperlink>
      <w:r>
        <w:rPr>
          <w:rFonts w:ascii="Comic Sans MS" w:hAnsi="Comic Sans MS"/>
          <w:color w:val="333333"/>
          <w:sz w:val="18"/>
          <w:szCs w:val="18"/>
        </w:rPr>
        <w:t>；</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sz w:val="18"/>
          <w:szCs w:val="18"/>
        </w:rPr>
        <w:t>Introduction to Support Vector Machines (SVM)</w:t>
      </w:r>
      <w:r>
        <w:rPr>
          <w:rFonts w:ascii="Comic Sans MS" w:hAnsi="Comic Sans MS"/>
          <w:color w:val="333333"/>
          <w:sz w:val="18"/>
          <w:szCs w:val="18"/>
        </w:rPr>
        <w:t>，</w:t>
      </w:r>
      <w:r>
        <w:rPr>
          <w:rFonts w:ascii="Comic Sans MS" w:hAnsi="Comic Sans MS"/>
          <w:color w:val="333333"/>
          <w:sz w:val="18"/>
          <w:szCs w:val="18"/>
        </w:rPr>
        <w:t>By Debprakash Patnai M.E (SSA)</w:t>
      </w:r>
      <w:r>
        <w:rPr>
          <w:rFonts w:ascii="Comic Sans MS" w:hAnsi="Comic Sans MS"/>
          <w:color w:val="333333"/>
          <w:sz w:val="18"/>
          <w:szCs w:val="18"/>
        </w:rPr>
        <w:t>，</w:t>
      </w:r>
      <w:hyperlink r:id="rId275" w:tgtFrame="_blank" w:history="1">
        <w:r>
          <w:rPr>
            <w:rStyle w:val="a3"/>
            <w:rFonts w:ascii="Comic Sans MS" w:hAnsi="Comic Sans MS"/>
            <w:sz w:val="18"/>
            <w:szCs w:val="18"/>
          </w:rPr>
          <w:t>https://www.google.com.hk/url?sa=t&amp;rct=j&amp;q=&amp;esrc=s&amp;source=web&amp;cd=1&amp;ved=0CCwQFjAA&amp;url=http%3a%2f%2fwww%2epws%2estu%2eedu%2etw%2fccfang%2findex%2efiles%2fAI%2fAI%26ML-Support%2520Vector%2520Machine-1%2eppt&amp;ei=JRR6UqT5C-iyiQfWyIDgCg&amp;usg=AFQjCNGw1fTbpH4ltQjjmx1d25ZqbCN9nA</w:t>
        </w:r>
      </w:hyperlink>
      <w:r>
        <w:rPr>
          <w:rFonts w:ascii="Comic Sans MS" w:hAnsi="Comic Sans MS"/>
          <w:color w:val="333333"/>
          <w:sz w:val="18"/>
          <w:szCs w:val="18"/>
        </w:rPr>
        <w:t>；</w:t>
      </w:r>
    </w:p>
    <w:p w:rsidR="007D4915" w:rsidRDefault="007D4915" w:rsidP="007D4915">
      <w:pPr>
        <w:widowControl/>
        <w:numPr>
          <w:ilvl w:val="0"/>
          <w:numId w:val="17"/>
        </w:numPr>
        <w:spacing w:before="100" w:beforeAutospacing="1" w:after="100" w:afterAutospacing="1"/>
        <w:jc w:val="left"/>
      </w:pPr>
      <w:r>
        <w:rPr>
          <w:rFonts w:ascii="Comic Sans MS" w:hAnsi="Comic Sans MS"/>
          <w:color w:val="333333"/>
          <w:sz w:val="18"/>
          <w:szCs w:val="18"/>
        </w:rPr>
        <w:t>多人推荐过的</w:t>
      </w:r>
      <w:r>
        <w:rPr>
          <w:rStyle w:val="a7"/>
          <w:rFonts w:ascii="Comic Sans MS" w:hAnsi="Comic Sans MS"/>
          <w:color w:val="333333"/>
          <w:sz w:val="18"/>
          <w:szCs w:val="18"/>
        </w:rPr>
        <w:t>libsvm</w:t>
      </w:r>
      <w:r>
        <w:rPr>
          <w:rFonts w:ascii="Comic Sans MS" w:hAnsi="Comic Sans MS"/>
          <w:color w:val="333333"/>
          <w:sz w:val="18"/>
          <w:szCs w:val="18"/>
        </w:rPr>
        <w:t>：</w:t>
      </w:r>
      <w:hyperlink r:id="rId276" w:tgtFrame="_blank" w:history="1">
        <w:r>
          <w:rPr>
            <w:rStyle w:val="a3"/>
            <w:rFonts w:ascii="Comic Sans MS" w:hAnsi="Comic Sans MS"/>
            <w:sz w:val="18"/>
            <w:szCs w:val="18"/>
          </w:rPr>
          <w:t>http://www.csie.ntu.edu.tw/~cjlin/libsvm/</w:t>
        </w:r>
      </w:hyperlink>
      <w:r>
        <w:rPr>
          <w:rFonts w:ascii="Comic Sans MS" w:hAnsi="Comic Sans MS"/>
          <w:color w:val="333333"/>
          <w:sz w:val="18"/>
          <w:szCs w:val="18"/>
        </w:rPr>
        <w:t>；</w:t>
      </w:r>
    </w:p>
    <w:p w:rsidR="007D4915" w:rsidRDefault="007D4915" w:rsidP="007D4915">
      <w:pPr>
        <w:widowControl/>
        <w:numPr>
          <w:ilvl w:val="0"/>
          <w:numId w:val="17"/>
        </w:numPr>
        <w:spacing w:before="100" w:beforeAutospacing="1" w:after="100" w:afterAutospacing="1"/>
        <w:jc w:val="left"/>
      </w:pPr>
      <w:r>
        <w:t>《machine learning in action》，中文版为《机器学习实战》；</w:t>
      </w:r>
    </w:p>
    <w:p w:rsidR="007D4915" w:rsidRDefault="007D4915" w:rsidP="007D4915">
      <w:pPr>
        <w:widowControl/>
        <w:numPr>
          <w:ilvl w:val="0"/>
          <w:numId w:val="17"/>
        </w:numPr>
        <w:spacing w:before="100" w:beforeAutospacing="1" w:after="100" w:afterAutospacing="1"/>
        <w:jc w:val="left"/>
      </w:pPr>
      <w:r>
        <w:rPr>
          <w:rStyle w:val="a7"/>
        </w:rPr>
        <w:t>SMO算法的提出：Sequential Minimal Optimization A Fast Algorithm for Training Support Vector Machines</w:t>
      </w:r>
      <w:r>
        <w:t>：</w:t>
      </w:r>
      <w:hyperlink r:id="rId277" w:tgtFrame="_blank" w:history="1">
        <w:r>
          <w:rPr>
            <w:rStyle w:val="a3"/>
            <w:rFonts w:ascii="Comic Sans MS" w:hAnsi="Comic Sans MS"/>
            <w:sz w:val="18"/>
            <w:szCs w:val="18"/>
          </w:rPr>
          <w:t>http://research.microsoft.com/en-us/um/people/jplatt/smoTR.pdf</w:t>
        </w:r>
      </w:hyperlink>
      <w:r>
        <w:t>；</w:t>
      </w:r>
    </w:p>
    <w:p w:rsidR="007D4915" w:rsidRDefault="007D4915" w:rsidP="007D4915">
      <w:pPr>
        <w:widowControl/>
        <w:numPr>
          <w:ilvl w:val="0"/>
          <w:numId w:val="17"/>
        </w:numPr>
        <w:spacing w:before="100" w:beforeAutospacing="1" w:after="100" w:afterAutospacing="1"/>
        <w:jc w:val="left"/>
      </w:pPr>
      <w:r>
        <w:t>《统计学习理论的本质》，[美] Vladimir N. Vapnik著，非常晦涩，不做过多推荐；</w:t>
      </w:r>
    </w:p>
    <w:p w:rsidR="007D4915" w:rsidRDefault="007D4915" w:rsidP="007D4915">
      <w:pPr>
        <w:widowControl/>
        <w:numPr>
          <w:ilvl w:val="0"/>
          <w:numId w:val="17"/>
        </w:numPr>
        <w:spacing w:before="100" w:beforeAutospacing="1" w:after="100" w:afterAutospacing="1"/>
        <w:jc w:val="left"/>
      </w:pPr>
      <w:r>
        <w:lastRenderedPageBreak/>
        <w:t>张兆翔，机器学习第五讲之支持向量机</w:t>
      </w:r>
      <w:hyperlink r:id="rId278" w:tgtFrame="_blank" w:history="1">
        <w:r>
          <w:rPr>
            <w:rStyle w:val="a3"/>
            <w:rFonts w:ascii="Comic Sans MS" w:hAnsi="Comic Sans MS"/>
            <w:sz w:val="18"/>
            <w:szCs w:val="18"/>
          </w:rPr>
          <w:t>http://irip.buaa.edu.cn/~zxzhang/courses/MachineLearning/5.pdf</w:t>
        </w:r>
      </w:hyperlink>
      <w:r>
        <w:t>；</w:t>
      </w:r>
    </w:p>
    <w:p w:rsidR="007D4915" w:rsidRDefault="007D4915" w:rsidP="007D4915">
      <w:pPr>
        <w:widowControl/>
        <w:numPr>
          <w:ilvl w:val="0"/>
          <w:numId w:val="17"/>
        </w:numPr>
        <w:spacing w:before="100" w:beforeAutospacing="1" w:after="100" w:afterAutospacing="1"/>
        <w:jc w:val="left"/>
      </w:pPr>
      <w:r>
        <w:t>VC维的理论解释：</w:t>
      </w:r>
      <w:hyperlink r:id="rId279" w:tgtFrame="_blank" w:history="1">
        <w:r>
          <w:rPr>
            <w:rStyle w:val="a3"/>
            <w:rFonts w:ascii="Comic Sans MS" w:hAnsi="Comic Sans MS"/>
            <w:sz w:val="18"/>
            <w:szCs w:val="18"/>
          </w:rPr>
          <w:t>http://www.svms.org/vc-dimension/</w:t>
        </w:r>
      </w:hyperlink>
      <w:r>
        <w:rPr>
          <w:rFonts w:ascii="Comic Sans MS" w:hAnsi="Comic Sans MS"/>
        </w:rPr>
        <w:t>，中文</w:t>
      </w:r>
      <w:r>
        <w:rPr>
          <w:rFonts w:ascii="Comic Sans MS" w:hAnsi="Comic Sans MS"/>
        </w:rPr>
        <w:t>VC</w:t>
      </w:r>
      <w:r>
        <w:rPr>
          <w:rFonts w:ascii="Comic Sans MS" w:hAnsi="Comic Sans MS"/>
        </w:rPr>
        <w:t>维解释</w:t>
      </w:r>
      <w:hyperlink r:id="rId280" w:tgtFrame="_blank" w:history="1">
        <w:r>
          <w:rPr>
            <w:rStyle w:val="a3"/>
            <w:rFonts w:ascii="Comic Sans MS" w:hAnsi="Comic Sans MS"/>
            <w:sz w:val="18"/>
            <w:szCs w:val="18"/>
          </w:rPr>
          <w:t>http://xiaoxia001.iteye.com/blog/1163338</w:t>
        </w:r>
      </w:hyperlink>
      <w:r>
        <w:t>；</w:t>
      </w:r>
    </w:p>
    <w:p w:rsidR="007D4915" w:rsidRDefault="007D4915" w:rsidP="007D4915">
      <w:pPr>
        <w:widowControl/>
        <w:numPr>
          <w:ilvl w:val="0"/>
          <w:numId w:val="17"/>
        </w:numPr>
        <w:spacing w:before="100" w:beforeAutospacing="1" w:after="100" w:afterAutospacing="1"/>
        <w:jc w:val="left"/>
      </w:pPr>
      <w:r>
        <w:t>来自NEC Labs America的Jason Weston关于SVM的讲义</w:t>
      </w:r>
      <w:hyperlink r:id="rId281" w:tgtFrame="_blank" w:history="1">
        <w:r>
          <w:rPr>
            <w:rStyle w:val="a3"/>
            <w:rFonts w:ascii="Comic Sans MS" w:hAnsi="Comic Sans MS"/>
            <w:sz w:val="18"/>
            <w:szCs w:val="18"/>
          </w:rPr>
          <w:t>http://www.cs.columbia.edu/~kathy/cs4701/documents/jason_svm_tutorial.pdf</w:t>
        </w:r>
      </w:hyperlink>
      <w:r>
        <w:rPr>
          <w:rFonts w:ascii="Comic Sans MS" w:hAnsi="Comic Sans MS"/>
          <w:sz w:val="18"/>
          <w:szCs w:val="18"/>
        </w:rPr>
        <w:t>；</w:t>
      </w:r>
    </w:p>
    <w:p w:rsidR="007D4915" w:rsidRDefault="007D4915" w:rsidP="007D4915">
      <w:pPr>
        <w:widowControl/>
        <w:numPr>
          <w:ilvl w:val="0"/>
          <w:numId w:val="17"/>
        </w:numPr>
        <w:spacing w:before="100" w:beforeAutospacing="1" w:after="100" w:afterAutospacing="1"/>
        <w:jc w:val="left"/>
      </w:pPr>
      <w:r>
        <w:rPr>
          <w:rFonts w:ascii="Comic Sans MS" w:hAnsi="Comic Sans MS"/>
          <w:sz w:val="18"/>
          <w:szCs w:val="18"/>
        </w:rPr>
        <w:t>来自</w:t>
      </w:r>
      <w:r>
        <w:rPr>
          <w:rFonts w:ascii="Comic Sans MS" w:hAnsi="Comic Sans MS"/>
          <w:sz w:val="18"/>
          <w:szCs w:val="18"/>
        </w:rPr>
        <w:t>MIT</w:t>
      </w:r>
      <w:r>
        <w:rPr>
          <w:rFonts w:ascii="Comic Sans MS" w:hAnsi="Comic Sans MS"/>
          <w:sz w:val="18"/>
          <w:szCs w:val="18"/>
        </w:rPr>
        <w:t>的</w:t>
      </w:r>
      <w:r>
        <w:rPr>
          <w:rFonts w:ascii="Comic Sans MS" w:hAnsi="Comic Sans MS"/>
          <w:sz w:val="18"/>
          <w:szCs w:val="18"/>
        </w:rPr>
        <w:t>SVM</w:t>
      </w:r>
      <w:r>
        <w:rPr>
          <w:rFonts w:ascii="Comic Sans MS" w:hAnsi="Comic Sans MS"/>
          <w:sz w:val="18"/>
          <w:szCs w:val="18"/>
        </w:rPr>
        <w:t>讲义：</w:t>
      </w:r>
      <w:hyperlink r:id="rId282" w:tgtFrame="_blank" w:history="1">
        <w:r>
          <w:rPr>
            <w:rStyle w:val="a3"/>
            <w:rFonts w:ascii="Comic Sans MS" w:hAnsi="Comic Sans MS"/>
            <w:sz w:val="18"/>
            <w:szCs w:val="18"/>
          </w:rPr>
          <w:t>http://www.mit.edu/~9.520/spring11/slides/class06-svm.pdf</w:t>
        </w:r>
      </w:hyperlink>
      <w:r>
        <w:rPr>
          <w:rFonts w:ascii="Comic Sans MS" w:hAnsi="Comic Sans MS"/>
          <w:sz w:val="18"/>
          <w:szCs w:val="18"/>
        </w:rPr>
        <w:t>；</w:t>
      </w:r>
    </w:p>
    <w:p w:rsidR="007D4915" w:rsidRDefault="007D4915" w:rsidP="007D4915">
      <w:pPr>
        <w:widowControl/>
        <w:numPr>
          <w:ilvl w:val="0"/>
          <w:numId w:val="17"/>
        </w:numPr>
        <w:spacing w:before="100" w:beforeAutospacing="1" w:after="100" w:afterAutospacing="1"/>
        <w:jc w:val="left"/>
      </w:pPr>
      <w:r>
        <w:rPr>
          <w:rFonts w:ascii="Comic Sans MS" w:hAnsi="Comic Sans MS"/>
        </w:rPr>
        <w:t>PAC</w:t>
      </w:r>
      <w:r>
        <w:rPr>
          <w:rFonts w:ascii="Comic Sans MS" w:hAnsi="Comic Sans MS"/>
        </w:rPr>
        <w:t>问题：</w:t>
      </w:r>
      <w:hyperlink r:id="rId283" w:tgtFrame="_blank" w:history="1">
        <w:r>
          <w:rPr>
            <w:rStyle w:val="a3"/>
            <w:rFonts w:ascii="Comic Sans MS" w:hAnsi="Comic Sans MS"/>
            <w:sz w:val="18"/>
            <w:szCs w:val="18"/>
          </w:rPr>
          <w:t>http://www.cs.huji.ac.il/~shashua/papers/class11-PAC2.pdf</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Comic Sans MS" w:hAnsi="Comic Sans MS"/>
        </w:rPr>
        <w:t>百度张潼老师的两篇论文</w:t>
      </w:r>
      <w:r>
        <w:rPr>
          <w:rFonts w:ascii="Arial" w:hAnsi="Arial" w:cs="Arial"/>
        </w:rPr>
        <w:t>：《</w:t>
      </w:r>
      <w:r>
        <w:rPr>
          <w:rFonts w:ascii="Arial" w:hAnsi="Arial" w:cs="Arial"/>
        </w:rPr>
        <w:t>Statistical behavior and consistency of classification methods based on convex risk minimization</w:t>
      </w:r>
      <w:r>
        <w:rPr>
          <w:rFonts w:ascii="Arial" w:hAnsi="Arial" w:cs="Arial"/>
        </w:rPr>
        <w:t>》</w:t>
      </w:r>
      <w:hyperlink r:id="rId284" w:tgtFrame="_blank" w:history="1">
        <w:r>
          <w:rPr>
            <w:rStyle w:val="a3"/>
            <w:rFonts w:ascii="Comic Sans MS" w:hAnsi="Comic Sans MS"/>
            <w:sz w:val="18"/>
            <w:szCs w:val="18"/>
          </w:rPr>
          <w:t>http://home.olemiss.edu/~xdang/676/Consistency_of_Classification_Convex_Risk_Minimization.pdf</w:t>
        </w:r>
      </w:hyperlink>
      <w:r>
        <w:rPr>
          <w:rFonts w:ascii="Arial" w:hAnsi="Arial" w:cs="Arial"/>
        </w:rPr>
        <w:t>，《</w:t>
      </w:r>
      <w:r>
        <w:rPr>
          <w:rFonts w:ascii="Arial" w:hAnsi="Arial" w:cs="Arial"/>
        </w:rPr>
        <w:t>Statistical analysis of some multi-category large margin classification methods</w:t>
      </w:r>
      <w:r>
        <w:rPr>
          <w:rFonts w:ascii="Arial" w:hAnsi="Arial" w:cs="Arial"/>
        </w:rPr>
        <w:t>》；</w:t>
      </w:r>
    </w:p>
    <w:p w:rsidR="007D4915" w:rsidRDefault="007D4915" w:rsidP="007D4915">
      <w:pPr>
        <w:widowControl/>
        <w:numPr>
          <w:ilvl w:val="0"/>
          <w:numId w:val="17"/>
        </w:numPr>
        <w:spacing w:before="100" w:beforeAutospacing="1" w:after="100" w:afterAutospacing="1"/>
        <w:jc w:val="left"/>
      </w:pPr>
      <w:hyperlink r:id="rId285" w:tgtFrame="_blank" w:history="1">
        <w:r>
          <w:rPr>
            <w:rStyle w:val="a3"/>
            <w:rFonts w:ascii="Comic Sans MS" w:hAnsi="Comic Sans MS"/>
            <w:sz w:val="18"/>
            <w:szCs w:val="18"/>
          </w:rPr>
          <w:t>http://jacoxu.com/?p=39</w:t>
        </w:r>
      </w:hyperlink>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《矩阵分析与应用》，清华张贤达著；</w:t>
      </w:r>
    </w:p>
    <w:p w:rsidR="007D4915" w:rsidRDefault="007D4915" w:rsidP="007D4915">
      <w:pPr>
        <w:widowControl/>
        <w:numPr>
          <w:ilvl w:val="0"/>
          <w:numId w:val="17"/>
        </w:numPr>
        <w:spacing w:before="100" w:beforeAutospacing="1" w:after="100" w:afterAutospacing="1"/>
        <w:jc w:val="left"/>
      </w:pPr>
      <w:r>
        <w:rPr>
          <w:rFonts w:ascii="Arial" w:hAnsi="Arial" w:cs="Arial"/>
        </w:rPr>
        <w:t>SMO</w:t>
      </w:r>
      <w:r>
        <w:rPr>
          <w:rFonts w:ascii="Arial" w:hAnsi="Arial" w:cs="Arial"/>
        </w:rPr>
        <w:t>算法的实现：</w:t>
      </w:r>
      <w:hyperlink r:id="rId286" w:tgtFrame="_blank" w:history="1">
        <w:r>
          <w:rPr>
            <w:rStyle w:val="a3"/>
            <w:rFonts w:ascii="Comic Sans MS" w:hAnsi="Comic Sans MS"/>
            <w:sz w:val="18"/>
            <w:szCs w:val="18"/>
          </w:rPr>
          <w:t>http://blog.csdn.net/techq/article/details/6171688</w:t>
        </w:r>
      </w:hyperlink>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常见面试之机器学习算法思想简单梳理：</w:t>
      </w:r>
      <w:hyperlink r:id="rId287" w:tgtFrame="_blank" w:history="1">
        <w:r>
          <w:rPr>
            <w:rStyle w:val="a3"/>
            <w:rFonts w:ascii="Comic Sans MS" w:hAnsi="Comic Sans MS"/>
            <w:sz w:val="18"/>
            <w:szCs w:val="18"/>
          </w:rPr>
          <w:t>http://www.cnblogs.com/tornadomeet/p/3395593.html</w:t>
        </w:r>
      </w:hyperlink>
      <w:r>
        <w:rPr>
          <w:rFonts w:ascii="Arial" w:hAnsi="Arial" w:cs="Arial"/>
          <w:sz w:val="18"/>
          <w:szCs w:val="18"/>
        </w:rPr>
        <w:t>；</w:t>
      </w:r>
    </w:p>
    <w:p w:rsidR="007D4915" w:rsidRDefault="007D4915" w:rsidP="007D4915">
      <w:pPr>
        <w:widowControl/>
        <w:numPr>
          <w:ilvl w:val="0"/>
          <w:numId w:val="17"/>
        </w:numPr>
        <w:spacing w:before="100" w:beforeAutospacing="1" w:after="100" w:afterAutospacing="1"/>
        <w:jc w:val="left"/>
      </w:pPr>
      <w:r>
        <w:rPr>
          <w:rFonts w:ascii="Arial" w:hAnsi="Arial" w:cs="Arial"/>
        </w:rPr>
        <w:t>矩阵的</w:t>
      </w:r>
      <w:r>
        <w:rPr>
          <w:rFonts w:ascii="Arial" w:hAnsi="Arial" w:cs="Arial"/>
        </w:rPr>
        <w:t>wikipedia</w:t>
      </w:r>
      <w:r>
        <w:rPr>
          <w:rFonts w:ascii="Arial" w:hAnsi="Arial" w:cs="Arial"/>
        </w:rPr>
        <w:t>页面：</w:t>
      </w:r>
      <w:hyperlink r:id="rId288" w:tgtFrame="_blank" w:history="1">
        <w:r>
          <w:rPr>
            <w:rStyle w:val="a3"/>
            <w:rFonts w:ascii="Comic Sans MS" w:hAnsi="Comic Sans MS" w:cs="Arial"/>
            <w:sz w:val="18"/>
            <w:szCs w:val="18"/>
          </w:rPr>
          <w:t>http://zh.wikipedia.org/wiki/%E7%9F%A9%E9%98%B5</w:t>
        </w:r>
      </w:hyperlink>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最小二乘法及其实现：</w:t>
      </w:r>
      <w:hyperlink r:id="rId289" w:tgtFrame="_blank" w:history="1">
        <w:r>
          <w:rPr>
            <w:rStyle w:val="a3"/>
            <w:rFonts w:ascii="Comic Sans MS" w:hAnsi="Comic Sans MS" w:cs="Arial"/>
            <w:sz w:val="18"/>
            <w:szCs w:val="18"/>
          </w:rPr>
          <w:t>http://blog.csdn.net/qll125596718/article/details/8248249</w:t>
        </w:r>
      </w:hyperlink>
      <w:r>
        <w:rPr>
          <w:rFonts w:ascii="Comic Sans MS" w:hAnsi="Comic Sans MS" w:cs="Arial"/>
          <w:sz w:val="18"/>
          <w:szCs w:val="18"/>
        </w:rPr>
        <w:t>；</w:t>
      </w:r>
    </w:p>
    <w:p w:rsidR="007D4915" w:rsidRDefault="007D4915" w:rsidP="007D4915">
      <w:pPr>
        <w:widowControl/>
        <w:numPr>
          <w:ilvl w:val="0"/>
          <w:numId w:val="17"/>
        </w:numPr>
        <w:spacing w:before="100" w:beforeAutospacing="1" w:after="100" w:afterAutospacing="1"/>
        <w:jc w:val="left"/>
      </w:pPr>
      <w:r>
        <w:rPr>
          <w:rFonts w:ascii="Comic Sans MS" w:hAnsi="Comic Sans MS" w:cs="Arial"/>
        </w:rPr>
        <w:t>统计学习方法概论：</w:t>
      </w:r>
      <w:hyperlink r:id="rId290" w:tgtFrame="_blank" w:history="1">
        <w:r>
          <w:rPr>
            <w:rStyle w:val="a3"/>
            <w:rFonts w:ascii="Comic Sans MS" w:hAnsi="Comic Sans MS" w:cs="Arial"/>
            <w:sz w:val="18"/>
            <w:szCs w:val="18"/>
          </w:rPr>
          <w:t>http://blog.csdn.net/qll125596718/article/details/8351337</w:t>
        </w:r>
      </w:hyperlink>
      <w:r>
        <w:rPr>
          <w:rFonts w:ascii="Comic Sans MS" w:hAnsi="Comic Sans MS" w:cs="Arial"/>
        </w:rPr>
        <w:t>；</w:t>
      </w:r>
    </w:p>
    <w:p w:rsidR="007D4915" w:rsidRDefault="007D4915" w:rsidP="007D4915">
      <w:pPr>
        <w:widowControl/>
        <w:numPr>
          <w:ilvl w:val="0"/>
          <w:numId w:val="17"/>
        </w:numPr>
        <w:spacing w:before="100" w:beforeAutospacing="1" w:after="100" w:afterAutospacing="1"/>
        <w:jc w:val="left"/>
      </w:pPr>
      <w:hyperlink r:id="rId291" w:tgtFrame="_blank" w:history="1">
        <w:r>
          <w:rPr>
            <w:rStyle w:val="a3"/>
            <w:rFonts w:ascii="Comic Sans MS" w:hAnsi="Comic Sans MS" w:cs="Arial"/>
            <w:sz w:val="18"/>
            <w:szCs w:val="18"/>
          </w:rPr>
          <w:t>http://www.csdn.net/article/2012-12-28/2813275-Support-Vector-Machine</w:t>
        </w:r>
      </w:hyperlink>
      <w:r>
        <w:rPr>
          <w:rFonts w:ascii="Comic Sans MS" w:hAnsi="Comic Sans MS" w:cs="Arial"/>
        </w:rPr>
        <w:t>；</w:t>
      </w:r>
    </w:p>
    <w:p w:rsidR="007D4915" w:rsidRDefault="007D4915" w:rsidP="007D4915">
      <w:pPr>
        <w:widowControl/>
        <w:numPr>
          <w:ilvl w:val="0"/>
          <w:numId w:val="17"/>
        </w:numPr>
        <w:spacing w:before="100" w:beforeAutospacing="1" w:after="100" w:afterAutospacing="1"/>
        <w:jc w:val="left"/>
      </w:pPr>
      <w:r>
        <w:rPr>
          <w:rFonts w:ascii="Comic Sans MS" w:hAnsi="Comic Sans MS" w:cs="Arial"/>
        </w:rPr>
        <w:lastRenderedPageBreak/>
        <w:t>A Tutorial on Support Vector Regression</w:t>
      </w:r>
      <w:r>
        <w:rPr>
          <w:rFonts w:ascii="Comic Sans MS" w:hAnsi="Comic Sans MS" w:cs="Arial"/>
        </w:rPr>
        <w:t>：</w:t>
      </w:r>
      <w:hyperlink r:id="rId292" w:tgtFrame="_blank" w:history="1">
        <w:r>
          <w:rPr>
            <w:rStyle w:val="a3"/>
            <w:rFonts w:ascii="Comic Sans MS" w:hAnsi="Comic Sans MS" w:cs="Arial"/>
            <w:sz w:val="18"/>
            <w:szCs w:val="18"/>
          </w:rPr>
          <w:t>http://alex.smola.org/papers/2003/SmoSch03b.pdf</w:t>
        </w:r>
      </w:hyperlink>
      <w:r>
        <w:rPr>
          <w:rFonts w:ascii="Comic Sans MS" w:hAnsi="Comic Sans MS" w:cs="Arial"/>
        </w:rPr>
        <w:t>；</w:t>
      </w:r>
      <w:r>
        <w:rPr>
          <w:rFonts w:ascii="Comic Sans MS" w:hAnsi="Comic Sans MS" w:cs="Arial"/>
        </w:rPr>
        <w:t>SVR</w:t>
      </w:r>
      <w:r>
        <w:rPr>
          <w:rFonts w:ascii="Comic Sans MS" w:hAnsi="Comic Sans MS" w:cs="Arial"/>
        </w:rPr>
        <w:t>简明版：</w:t>
      </w:r>
      <w:hyperlink r:id="rId293" w:tgtFrame="_blank" w:history="1">
        <w:r>
          <w:rPr>
            <w:rStyle w:val="a3"/>
            <w:rFonts w:ascii="Comic Sans MS" w:hAnsi="Comic Sans MS" w:cs="Arial"/>
            <w:sz w:val="18"/>
            <w:szCs w:val="18"/>
          </w:rPr>
          <w:t>http://www.cmlab.csie.ntu.edu.tw/~cyy/learning/tutorials/SVR.pdf</w:t>
        </w:r>
      </w:hyperlink>
      <w:r>
        <w:rPr>
          <w:rFonts w:ascii="Comic Sans MS" w:hAnsi="Comic Sans MS"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SVM Org</w:t>
      </w:r>
      <w:r>
        <w:rPr>
          <w:rFonts w:ascii="Comic Sans MS" w:hAnsi="Comic Sans MS"/>
        </w:rPr>
        <w:t>：</w:t>
      </w:r>
      <w:hyperlink r:id="rId294" w:tgtFrame="_blank" w:history="1">
        <w:r>
          <w:rPr>
            <w:rStyle w:val="a3"/>
            <w:rFonts w:ascii="Comic Sans MS" w:hAnsi="Comic Sans MS"/>
            <w:sz w:val="18"/>
            <w:szCs w:val="18"/>
          </w:rPr>
          <w:t>http://www.support-vector-machines.org/</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Arial" w:hAnsi="Arial" w:cs="Arial"/>
        </w:rPr>
        <w:t>R. Collobert. Large Scale Machine Learning. Université Paris VI phd thesis. 2004</w:t>
      </w:r>
      <w:r>
        <w:rPr>
          <w:rFonts w:ascii="Comic Sans MS" w:hAnsi="Comic Sans MS"/>
        </w:rPr>
        <w:t>：</w:t>
      </w:r>
      <w:hyperlink r:id="rId295" w:tgtFrame="_blank" w:history="1">
        <w:r>
          <w:rPr>
            <w:rStyle w:val="a3"/>
            <w:rFonts w:ascii="Comic Sans MS" w:hAnsi="Comic Sans MS"/>
            <w:sz w:val="18"/>
            <w:szCs w:val="18"/>
          </w:rPr>
          <w:t>http://ronan.collobert.com/pub/matos/2004_phdthesis_lip6.pdf</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Arial" w:hAnsi="Arial" w:cs="Arial"/>
        </w:rPr>
        <w:t>Making Large-Scale SVM Learning Practical</w:t>
      </w:r>
      <w:r>
        <w:rPr>
          <w:rFonts w:ascii="Comic Sans MS" w:hAnsi="Comic Sans MS"/>
        </w:rPr>
        <w:t>：</w:t>
      </w:r>
      <w:hyperlink r:id="rId296" w:tgtFrame="_blank" w:history="1">
        <w:r>
          <w:rPr>
            <w:rStyle w:val="a3"/>
            <w:rFonts w:ascii="Comic Sans MS" w:hAnsi="Comic Sans MS"/>
            <w:sz w:val="18"/>
            <w:szCs w:val="18"/>
          </w:rPr>
          <w:t>http://www.cs.cornell.edu/people/tj/publications/joachims_99a.pdf</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Comic Sans MS" w:hAnsi="Comic Sans MS"/>
        </w:rPr>
        <w:t>文本分类与</w:t>
      </w:r>
      <w:r>
        <w:rPr>
          <w:rFonts w:ascii="Comic Sans MS" w:hAnsi="Comic Sans MS"/>
        </w:rPr>
        <w:t>SVM</w:t>
      </w:r>
      <w:r>
        <w:rPr>
          <w:rFonts w:ascii="Comic Sans MS" w:hAnsi="Comic Sans MS"/>
        </w:rPr>
        <w:t>：</w:t>
      </w:r>
      <w:hyperlink r:id="rId297" w:tgtFrame="_blank" w:history="1">
        <w:r>
          <w:rPr>
            <w:rStyle w:val="a3"/>
            <w:rFonts w:ascii="Comic Sans MS" w:hAnsi="Comic Sans MS"/>
            <w:sz w:val="18"/>
            <w:szCs w:val="18"/>
          </w:rPr>
          <w:t>http://blog.csdn.net/zhzhl202/article/details/8197109</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Arial" w:hAnsi="Arial" w:cs="Arial"/>
        </w:rPr>
        <w:t>Working Set Selection Using Second Order Information</w:t>
      </w:r>
      <w:r>
        <w:rPr>
          <w:rFonts w:ascii="Arial" w:hAnsi="Arial" w:cs="Arial"/>
        </w:rPr>
        <w:br/>
        <w:t>for Training Support Vector Machines</w:t>
      </w:r>
      <w:r>
        <w:rPr>
          <w:rFonts w:ascii="Comic Sans MS" w:hAnsi="Comic Sans MS"/>
        </w:rPr>
        <w:t>：</w:t>
      </w:r>
      <w:hyperlink r:id="rId298" w:tgtFrame="_blank" w:history="1">
        <w:r>
          <w:rPr>
            <w:rStyle w:val="a3"/>
            <w:rFonts w:ascii="Comic Sans MS" w:hAnsi="Comic Sans MS"/>
            <w:sz w:val="18"/>
            <w:szCs w:val="18"/>
          </w:rPr>
          <w:t>http://www.csie.ntu.edu.tw/~cjlin/papers/quadworkset.pdf</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Arial" w:hAnsi="Arial" w:cs="Arial"/>
        </w:rPr>
        <w:t>SVM Optimization: Inverse Dependence on Training Set Size</w:t>
      </w:r>
      <w:r>
        <w:rPr>
          <w:rFonts w:ascii="Comic Sans MS" w:hAnsi="Comic Sans MS"/>
        </w:rPr>
        <w:t>：</w:t>
      </w:r>
      <w:hyperlink r:id="rId299" w:tgtFrame="_blank" w:history="1">
        <w:r>
          <w:rPr>
            <w:rStyle w:val="a3"/>
            <w:rFonts w:ascii="Comic Sans MS" w:hAnsi="Comic Sans MS"/>
            <w:sz w:val="18"/>
            <w:szCs w:val="18"/>
          </w:rPr>
          <w:t>http://icml2008.cs.helsinki.fi/papers/266.pdf</w:t>
        </w:r>
      </w:hyperlink>
      <w:r>
        <w:rPr>
          <w:rFonts w:ascii="Comic Sans MS" w:hAnsi="Comic Sans MS"/>
        </w:rPr>
        <w:t>；</w:t>
      </w:r>
    </w:p>
    <w:p w:rsidR="007D4915" w:rsidRDefault="007D4915" w:rsidP="007D4915">
      <w:pPr>
        <w:widowControl/>
        <w:numPr>
          <w:ilvl w:val="0"/>
          <w:numId w:val="17"/>
        </w:numPr>
        <w:spacing w:before="100" w:beforeAutospacing="1" w:after="100" w:afterAutospacing="1"/>
        <w:jc w:val="left"/>
      </w:pPr>
      <w:r>
        <w:rPr>
          <w:rFonts w:ascii="Arial" w:hAnsi="Arial" w:cs="Arial"/>
        </w:rPr>
        <w:t>Large-Scale Support Vector Machines: Algorithms and Theory</w:t>
      </w:r>
      <w:r>
        <w:rPr>
          <w:rFonts w:ascii="Arial" w:hAnsi="Arial" w:cs="Arial"/>
        </w:rPr>
        <w:t>：</w:t>
      </w:r>
      <w:hyperlink r:id="rId300" w:tgtFrame="_blank" w:history="1">
        <w:r>
          <w:rPr>
            <w:rStyle w:val="a3"/>
            <w:rFonts w:ascii="Comic Sans MS" w:hAnsi="Comic Sans MS"/>
            <w:sz w:val="18"/>
            <w:szCs w:val="18"/>
          </w:rPr>
          <w:t>http://cseweb.ucsd.edu/~akmenon/ResearchExam.pdf</w:t>
        </w:r>
      </w:hyperlink>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凸优化的概念：</w:t>
      </w:r>
      <w:hyperlink r:id="rId301" w:tgtFrame="_blank" w:history="1">
        <w:r>
          <w:rPr>
            <w:rStyle w:val="a3"/>
            <w:rFonts w:ascii="Comic Sans MS" w:hAnsi="Comic Sans MS"/>
            <w:sz w:val="18"/>
            <w:szCs w:val="18"/>
          </w:rPr>
          <w:t>http://cs229.stanford.edu/section/cs229-cvxopt.pdf</w:t>
        </w:r>
      </w:hyperlink>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rPr>
        <w:t>《凸优化》，作者</w:t>
      </w:r>
      <w:r>
        <w:rPr>
          <w:rFonts w:ascii="Arial" w:hAnsi="Arial" w:cs="Arial"/>
        </w:rPr>
        <w:t>: Stephen Boyd / Lieven Vandenberghe</w:t>
      </w:r>
      <w:r>
        <w:rPr>
          <w:rFonts w:ascii="Arial" w:hAnsi="Arial" w:cs="Arial"/>
        </w:rPr>
        <w:t>，原作名</w:t>
      </w:r>
      <w:r>
        <w:rPr>
          <w:rFonts w:ascii="Arial" w:hAnsi="Arial" w:cs="Arial"/>
        </w:rPr>
        <w:t>: Convex Optimization</w:t>
      </w:r>
      <w:r>
        <w:rPr>
          <w:rFonts w:ascii="Arial" w:hAnsi="Arial" w:cs="Arial"/>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rPr>
        <w:t>Large-scale Non-linear Classification: Algorithms and Evaluations</w:t>
      </w:r>
      <w:r>
        <w:rPr>
          <w:rFonts w:ascii="Arial" w:hAnsi="Arial" w:cs="Arial"/>
          <w:color w:val="333333"/>
        </w:rPr>
        <w:t>，</w:t>
      </w:r>
      <w:r>
        <w:rPr>
          <w:rFonts w:ascii="Arial" w:hAnsi="Arial" w:cs="Arial"/>
          <w:color w:val="333333"/>
        </w:rPr>
        <w:t>Zhuang Wang</w:t>
      </w:r>
      <w:r>
        <w:rPr>
          <w:rFonts w:ascii="Arial" w:hAnsi="Arial" w:cs="Arial"/>
          <w:color w:val="333333"/>
        </w:rPr>
        <w:t>，讲了很多</w:t>
      </w:r>
      <w:r>
        <w:rPr>
          <w:rFonts w:ascii="Arial" w:hAnsi="Arial" w:cs="Arial"/>
          <w:color w:val="333333"/>
        </w:rPr>
        <w:t>SVM</w:t>
      </w:r>
      <w:r>
        <w:rPr>
          <w:rFonts w:ascii="Arial" w:hAnsi="Arial" w:cs="Arial"/>
          <w:color w:val="333333"/>
        </w:rPr>
        <w:t>算法的新进展：</w:t>
      </w:r>
      <w:hyperlink r:id="rId302" w:tgtFrame="_blank" w:history="1">
        <w:r>
          <w:rPr>
            <w:rStyle w:val="a3"/>
            <w:rFonts w:ascii="Comic Sans MS" w:hAnsi="Comic Sans MS"/>
            <w:sz w:val="18"/>
            <w:szCs w:val="18"/>
          </w:rPr>
          <w:t>http://ijcai13.org/files/tutorial_slides/te2.pdf</w:t>
        </w:r>
      </w:hyperlink>
      <w:r>
        <w:rPr>
          <w:rFonts w:ascii="Arial" w:hAnsi="Arial" w:cs="Arial"/>
          <w:color w:val="333333"/>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rPr>
        <w:lastRenderedPageBreak/>
        <w:t>基于</w:t>
      </w:r>
      <w:r>
        <w:rPr>
          <w:rFonts w:ascii="Arial" w:hAnsi="Arial" w:cs="Arial"/>
          <w:color w:val="333333"/>
        </w:rPr>
        <w:t>SMO</w:t>
      </w:r>
      <w:r>
        <w:rPr>
          <w:rFonts w:ascii="Arial" w:hAnsi="Arial" w:cs="Arial"/>
          <w:color w:val="333333"/>
        </w:rPr>
        <w:t>算法实现</w:t>
      </w:r>
      <w:r>
        <w:rPr>
          <w:rFonts w:ascii="Arial" w:hAnsi="Arial" w:cs="Arial"/>
          <w:color w:val="333333"/>
        </w:rPr>
        <w:t>SVM</w:t>
      </w:r>
      <w:r>
        <w:rPr>
          <w:rFonts w:ascii="Arial" w:hAnsi="Arial" w:cs="Arial"/>
          <w:color w:val="333333"/>
        </w:rPr>
        <w:t>：</w:t>
      </w:r>
      <w:hyperlink r:id="rId303" w:tgtFrame="_blank" w:history="1">
        <w:r>
          <w:rPr>
            <w:rStyle w:val="a3"/>
            <w:rFonts w:ascii="Arial" w:hAnsi="Arial" w:cs="Arial"/>
          </w:rPr>
          <w:t>http://www.cs.iastate.edu/~honavar/smo-svm.pdf</w:t>
        </w:r>
      </w:hyperlink>
      <w:r>
        <w:rPr>
          <w:rFonts w:ascii="Arial" w:hAnsi="Arial" w:cs="Arial"/>
          <w:color w:val="333333"/>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rPr>
        <w:t>copper</w:t>
      </w:r>
      <w:r>
        <w:rPr>
          <w:rFonts w:ascii="Arial" w:hAnsi="Arial" w:cs="Arial"/>
          <w:color w:val="333333"/>
        </w:rPr>
        <w:t>推荐的一些</w:t>
      </w:r>
      <w:r>
        <w:rPr>
          <w:rFonts w:ascii="Arial" w:hAnsi="Arial" w:cs="Arial"/>
          <w:color w:val="333333"/>
        </w:rPr>
        <w:t>SVM</w:t>
      </w:r>
      <w:r>
        <w:rPr>
          <w:rFonts w:ascii="Arial" w:hAnsi="Arial" w:cs="Arial"/>
          <w:color w:val="333333"/>
        </w:rPr>
        <w:t>相关的论文（当然，其中不少论文在上面的条目中都已经提到）：</w:t>
      </w:r>
      <w:hyperlink r:id="rId304" w:tgtFrame="_blank" w:history="1">
        <w:r>
          <w:rPr>
            <w:rStyle w:val="a3"/>
            <w:rFonts w:ascii="Arial" w:hAnsi="Arial" w:cs="Arial"/>
          </w:rPr>
          <w:t>http://c.blog.sina.com.cn/profile.php?blogid=68d0b92d89000h35</w:t>
        </w:r>
      </w:hyperlink>
      <w:r>
        <w:rPr>
          <w:rFonts w:ascii="Arial" w:hAnsi="Arial" w:cs="Arial"/>
          <w:color w:val="333333"/>
        </w:rPr>
        <w:t>；</w:t>
      </w:r>
    </w:p>
    <w:p w:rsidR="007D4915" w:rsidRDefault="007D4915" w:rsidP="007D4915">
      <w:pPr>
        <w:widowControl/>
        <w:numPr>
          <w:ilvl w:val="0"/>
          <w:numId w:val="17"/>
        </w:numPr>
        <w:spacing w:before="100" w:beforeAutospacing="1" w:after="100" w:afterAutospacing="1"/>
        <w:jc w:val="left"/>
      </w:pPr>
      <w:r>
        <w:rPr>
          <w:rFonts w:ascii="Arial" w:hAnsi="Arial" w:cs="Arial"/>
          <w:color w:val="333333"/>
        </w:rPr>
        <w:t>在线编辑</w:t>
      </w:r>
      <w:r>
        <w:rPr>
          <w:rFonts w:ascii="Arial" w:hAnsi="Arial" w:cs="Arial"/>
          <w:color w:val="333333"/>
        </w:rPr>
        <w:t xml:space="preserve">Latex </w:t>
      </w:r>
      <w:r>
        <w:rPr>
          <w:rFonts w:ascii="Arial" w:hAnsi="Arial" w:cs="Arial"/>
          <w:color w:val="333333"/>
        </w:rPr>
        <w:t>公式：</w:t>
      </w:r>
      <w:hyperlink r:id="rId305" w:tgtFrame="_blank" w:history="1">
        <w:r>
          <w:rPr>
            <w:rStyle w:val="a3"/>
            <w:rFonts w:ascii="Arial" w:hAnsi="Arial" w:cs="Arial"/>
          </w:rPr>
          <w:t>http://www.codecogs.com/latex/eqneditor.php?lang=zh-cn</w:t>
        </w:r>
      </w:hyperlink>
      <w:r>
        <w:rPr>
          <w:rFonts w:ascii="Arial" w:hAnsi="Arial" w:cs="Arial"/>
          <w:color w:val="333333"/>
        </w:rPr>
        <w:t>。</w:t>
      </w:r>
    </w:p>
    <w:p w:rsidR="007D4915" w:rsidRDefault="007D4915" w:rsidP="007D4915"/>
    <w:p w:rsidR="007D4915" w:rsidRDefault="007D4915" w:rsidP="007D4915"/>
    <w:p w:rsidR="007D4915" w:rsidRDefault="007D4915" w:rsidP="007D4915">
      <w:pPr>
        <w:pStyle w:val="2"/>
      </w:pPr>
      <w:bookmarkStart w:id="35" w:name="t37"/>
      <w:bookmarkEnd w:id="35"/>
      <w:r>
        <w:t>后记</w:t>
      </w:r>
    </w:p>
    <w:p w:rsidR="007D4915" w:rsidRDefault="007D4915" w:rsidP="007D4915">
      <w:r>
        <w:t>    OK，此文从最初2012年5月开始动笔，到后续不断的修改，创造了三个之最，即所写时间最长，所花心血最大，所改次数最多，因为我的目标是让没有任何机器学习基础的都能看懂此文，所以总是不停的改，不停的改，不想放过任何一个小的细节。再者，引用侯捷的一句话是：天下大作，必作于细。</w:t>
      </w:r>
    </w:p>
    <w:p w:rsidR="007D4915" w:rsidRDefault="007D4915" w:rsidP="007D4915">
      <w:r>
        <w:t>    最后，非常感谢pluskid及诸多朋友们的文章及著作，让我有机会在其基础上总结、深入。有任何问题，敬请广大读者随时不吝批评指正，感谢</w:t>
      </w:r>
      <w:r>
        <w:rPr>
          <w:rFonts w:ascii="Arial" w:hAnsi="Arial" w:cs="Arial"/>
          <w:sz w:val="21"/>
          <w:szCs w:val="21"/>
        </w:rPr>
        <w:t>。</w:t>
      </w:r>
    </w:p>
    <w:p w:rsidR="007D4915" w:rsidRDefault="007D4915" w:rsidP="007D4915"/>
    <w:p w:rsidR="007D4915" w:rsidRDefault="007D4915" w:rsidP="007D4915"/>
    <w:p w:rsidR="007D4915" w:rsidRDefault="007D4915" w:rsidP="007D4915">
      <w:r>
        <w:rPr>
          <w:rFonts w:ascii="Comic Sans MS" w:hAnsi="Comic Sans MS"/>
          <w:sz w:val="27"/>
          <w:szCs w:val="27"/>
        </w:rPr>
        <w:t>本文</w:t>
      </w:r>
      <w:r>
        <w:rPr>
          <w:rFonts w:ascii="Comic Sans MS" w:hAnsi="Comic Sans MS"/>
          <w:sz w:val="27"/>
          <w:szCs w:val="27"/>
        </w:rPr>
        <w:t>PDF</w:t>
      </w:r>
      <w:r>
        <w:rPr>
          <w:rFonts w:ascii="Comic Sans MS" w:hAnsi="Comic Sans MS"/>
          <w:sz w:val="27"/>
          <w:szCs w:val="27"/>
        </w:rPr>
        <w:t>版</w:t>
      </w:r>
    </w:p>
    <w:p w:rsidR="007D4915" w:rsidRDefault="007D4915" w:rsidP="007D4915">
      <w:pPr>
        <w:widowControl/>
        <w:numPr>
          <w:ilvl w:val="0"/>
          <w:numId w:val="18"/>
        </w:numPr>
        <w:spacing w:before="100" w:beforeAutospacing="1" w:after="100" w:afterAutospacing="1"/>
        <w:jc w:val="left"/>
      </w:pPr>
      <w:r>
        <w:lastRenderedPageBreak/>
        <w:t>13年11</w:t>
      </w:r>
      <w:r>
        <w:rPr>
          <w:rFonts w:hint="eastAsia"/>
        </w:rPr>
        <w:t>月</w:t>
      </w:r>
      <w:r>
        <w:rPr>
          <w:rFonts w:ascii="Calibri" w:hAnsi="Calibri" w:cs="Calibri"/>
        </w:rPr>
        <w:t>25</w:t>
      </w:r>
      <w:r>
        <w:rPr>
          <w:rFonts w:hint="eastAsia"/>
        </w:rPr>
        <w:t>日，用</w:t>
      </w:r>
      <w:r>
        <w:rPr>
          <w:rFonts w:ascii="Calibri" w:hAnsi="Calibri" w:cs="Calibri"/>
        </w:rPr>
        <w:t>chrome</w:t>
      </w:r>
      <w:r>
        <w:rPr>
          <w:rFonts w:hint="eastAsia"/>
        </w:rPr>
        <w:t>浏览器打开文章，右键打印，弹出打印框，把左上角的目标更改为“另存为</w:t>
      </w:r>
      <w:r>
        <w:rPr>
          <w:rFonts w:ascii="Calibri" w:hAnsi="Calibri" w:cs="Calibri"/>
        </w:rPr>
        <w:t>PDF</w:t>
      </w:r>
      <w:r>
        <w:rPr>
          <w:rFonts w:hint="eastAsia"/>
        </w:rPr>
        <w:t>”，成第一个</w:t>
      </w:r>
      <w:r>
        <w:rPr>
          <w:rFonts w:ascii="Calibri" w:hAnsi="Calibri" w:cs="Calibri"/>
        </w:rPr>
        <w:t>PDF</w:t>
      </w:r>
      <w:r>
        <w:rPr>
          <w:rFonts w:hint="eastAsia"/>
        </w:rPr>
        <w:t>：</w:t>
      </w:r>
      <w:hyperlink r:id="rId306" w:tgtFrame="_blank" w:history="1">
        <w:r>
          <w:rPr>
            <w:rStyle w:val="a3"/>
            <w:rFonts w:ascii="Comic Sans MS" w:hAnsi="Comic Sans MS"/>
            <w:sz w:val="18"/>
            <w:szCs w:val="18"/>
          </w:rPr>
          <w:t>http://vdisk.weibo.com/s/zrFL6OXKghu5V</w:t>
        </w:r>
      </w:hyperlink>
      <w:r>
        <w:t>。</w:t>
      </w:r>
    </w:p>
    <w:p w:rsidR="007D4915" w:rsidRDefault="007D4915" w:rsidP="007D4915">
      <w:pPr>
        <w:widowControl/>
        <w:numPr>
          <w:ilvl w:val="0"/>
          <w:numId w:val="18"/>
        </w:numPr>
        <w:spacing w:before="100" w:beforeAutospacing="1" w:after="100" w:afterAutospacing="1"/>
        <w:jc w:val="left"/>
      </w:pPr>
      <w:r>
        <w:t>13年12</w:t>
      </w:r>
      <w:r>
        <w:rPr>
          <w:rFonts w:hint="eastAsia"/>
        </w:rPr>
        <w:t>月</w:t>
      </w:r>
      <w:r>
        <w:rPr>
          <w:rFonts w:ascii="Calibri" w:hAnsi="Calibri" w:cs="Calibri"/>
        </w:rPr>
        <w:t>7</w:t>
      </w:r>
      <w:r>
        <w:rPr>
          <w:rFonts w:hint="eastAsia"/>
        </w:rPr>
        <w:t>日，朋友吴新隆用“印象笔记”提取出博客正文，放到</w:t>
      </w:r>
      <w:r>
        <w:rPr>
          <w:rFonts w:ascii="Calibri" w:hAnsi="Calibri" w:cs="Calibri"/>
        </w:rPr>
        <w:t>office</w:t>
      </w:r>
      <w:r>
        <w:rPr>
          <w:rFonts w:hint="eastAsia"/>
        </w:rPr>
        <w:t>内编辑成此</w:t>
      </w:r>
      <w:r>
        <w:rPr>
          <w:rFonts w:ascii="Calibri" w:hAnsi="Calibri" w:cs="Calibri"/>
        </w:rPr>
        <w:t>PDF</w:t>
      </w:r>
      <w:r>
        <w:rPr>
          <w:rFonts w:ascii="Calibri" w:hAnsi="Calibri" w:cs="Calibri"/>
        </w:rPr>
        <w:t>：</w:t>
      </w:r>
      <w:hyperlink r:id="rId307" w:tgtFrame="_blank" w:history="1">
        <w:r>
          <w:rPr>
            <w:rStyle w:val="a3"/>
            <w:rFonts w:ascii="Comic Sans MS" w:hAnsi="Comic Sans MS"/>
            <w:sz w:val="18"/>
            <w:szCs w:val="18"/>
          </w:rPr>
          <w:t>http://vdisk.weibo.com/s/zrFL6OXKgQHm8</w:t>
        </w:r>
      </w:hyperlink>
      <w:r>
        <w:rPr>
          <w:rFonts w:ascii="Calibri" w:hAnsi="Calibri" w:cs="Calibri"/>
        </w:rPr>
        <w:t>，较上一版本添加了完整的书签</w:t>
      </w:r>
      <w:r>
        <w:rPr>
          <w:rFonts w:hint="eastAsia"/>
        </w:rPr>
        <w:t>。</w:t>
      </w:r>
    </w:p>
    <w:p w:rsidR="007D4915" w:rsidRDefault="007D4915" w:rsidP="007D4915">
      <w:pPr>
        <w:widowControl/>
        <w:numPr>
          <w:ilvl w:val="0"/>
          <w:numId w:val="18"/>
        </w:numPr>
        <w:spacing w:before="100" w:beforeAutospacing="1" w:after="100" w:afterAutospacing="1"/>
        <w:jc w:val="left"/>
      </w:pPr>
      <w:r>
        <w:rPr>
          <w:rFonts w:hint="eastAsia"/>
        </w:rPr>
        <w:t>14年 2月18日，朋友邬书哲用Latex全部重排了本文所有公式，而且给所有公式和图片全部做了标记，Latex版PDF下载地址为：</w:t>
      </w:r>
      <w:hyperlink r:id="rId308" w:tgtFrame="_blank" w:history="1">
        <w:r>
          <w:rPr>
            <w:rStyle w:val="a3"/>
            <w:rFonts w:ascii="Comic Sans MS" w:hAnsi="Comic Sans MS"/>
            <w:sz w:val="18"/>
            <w:szCs w:val="18"/>
          </w:rPr>
          <w:t>http://vdisk.weibo.com/s/zrFL6OXKgnlcp</w:t>
        </w:r>
      </w:hyperlink>
      <w:r>
        <w:rPr>
          <w:rFonts w:hint="eastAsia"/>
        </w:rPr>
        <w:t>。</w:t>
      </w:r>
    </w:p>
    <w:p w:rsidR="007D4915" w:rsidRDefault="007D4915" w:rsidP="007D4915">
      <w:pPr>
        <w:widowControl/>
        <w:numPr>
          <w:ilvl w:val="0"/>
          <w:numId w:val="18"/>
        </w:numPr>
        <w:spacing w:before="100" w:beforeAutospacing="1" w:after="100" w:afterAutospacing="1"/>
        <w:jc w:val="left"/>
      </w:pPr>
      <w:r>
        <w:rPr>
          <w:rFonts w:hint="eastAsia"/>
        </w:rPr>
        <w:t>15年1月8日，朋友陈笙再为本SVM一文弄了</w:t>
      </w:r>
      <w:r>
        <w:rPr>
          <w:rStyle w:val="a7"/>
          <w:rFonts w:hint="eastAsia"/>
        </w:rPr>
        <w:t>最新的第二个LaTeX版本</w:t>
      </w:r>
      <w:r>
        <w:rPr>
          <w:rFonts w:hint="eastAsia"/>
        </w:rPr>
        <w:t>，下载地址为：</w:t>
      </w:r>
      <w:hyperlink r:id="rId309" w:tgtFrame="_blank" w:history="1">
        <w:r>
          <w:rPr>
            <w:rStyle w:val="a3"/>
            <w:rFonts w:hint="eastAsia"/>
          </w:rPr>
          <w:t>http://pan.baidu.com/s/1eQrgiOU</w:t>
        </w:r>
      </w:hyperlink>
      <w:r>
        <w:rPr>
          <w:rFonts w:hint="eastAsia"/>
        </w:rPr>
        <w:t>。</w:t>
      </w:r>
    </w:p>
    <w:p w:rsidR="007D4915" w:rsidRDefault="007D4915" w:rsidP="007D4915">
      <w:pPr>
        <w:pStyle w:val="a5"/>
      </w:pPr>
      <w:r>
        <w:t>    本文会一直不断翻新，再者，上述 4 个</w:t>
      </w:r>
      <w:r>
        <w:rPr>
          <w:rFonts w:ascii="Calibri" w:hAnsi="Calibri" w:cs="Calibri"/>
        </w:rPr>
        <w:t>PDF</w:t>
      </w:r>
      <w:r>
        <w:rPr>
          <w:rFonts w:hint="eastAsia"/>
        </w:rPr>
        <w:t>的阅读体验也还不是最好的，如果有朋友制作了更好的</w:t>
      </w:r>
      <w:r>
        <w:rPr>
          <w:rFonts w:ascii="Calibri" w:hAnsi="Calibri" w:cs="Calibri"/>
        </w:rPr>
        <w:t>PDF</w:t>
      </w:r>
      <w:r>
        <w:rPr>
          <w:rFonts w:hint="eastAsia"/>
        </w:rPr>
        <w:t>，欢迎分享给我：</w:t>
      </w:r>
      <w:hyperlink r:id="rId310" w:tgtFrame="_blank" w:history="1">
        <w:r>
          <w:rPr>
            <w:rStyle w:val="a3"/>
            <w:rFonts w:ascii="Comic Sans MS" w:hAnsi="Comic Sans MS"/>
            <w:sz w:val="18"/>
            <w:szCs w:val="18"/>
          </w:rPr>
          <w:t>http://weibo.com/julyweibo</w:t>
        </w:r>
      </w:hyperlink>
      <w:r>
        <w:t>，谢谢。</w:t>
      </w:r>
    </w:p>
    <w:p w:rsidR="007D4915" w:rsidRDefault="007D4915" w:rsidP="007D4915">
      <w:pPr>
        <w:pStyle w:val="a5"/>
      </w:pPr>
      <w:r>
        <w:t>    July</w:t>
      </w:r>
      <w:r>
        <w:rPr>
          <w:rFonts w:hint="eastAsia"/>
        </w:rPr>
        <w:t>、二零一六年一月十七日第N次修改（N &gt; 100）。</w:t>
      </w:r>
    </w:p>
    <w:p w:rsidR="007D4915" w:rsidRPr="007D4915" w:rsidRDefault="007D4915">
      <w:bookmarkStart w:id="36" w:name="_GoBack"/>
      <w:bookmarkEnd w:id="36"/>
    </w:p>
    <w:sectPr w:rsidR="007D4915" w:rsidRPr="007D4915" w:rsidSect="001D707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athJax_Math">
    <w:altName w:val="Cambria"/>
    <w:panose1 w:val="020B0604020202020204"/>
    <w:charset w:val="00"/>
    <w:family w:val="roman"/>
    <w:notTrueType/>
    <w:pitch w:val="default"/>
  </w:font>
  <w:font w:name="MathJax_Main">
    <w:altName w:val="Cambria"/>
    <w:panose1 w:val="020B0604020202020204"/>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Palatino">
    <w:panose1 w:val="00000000000000000000"/>
    <w:charset w:val="00"/>
    <w:family w:val="auto"/>
    <w:pitch w:val="variable"/>
    <w:sig w:usb0="A00002FF" w:usb1="7800205A" w:usb2="14600000" w:usb3="00000000" w:csb0="00000193"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35C1"/>
    <w:multiLevelType w:val="multilevel"/>
    <w:tmpl w:val="F1EC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B439E"/>
    <w:multiLevelType w:val="multilevel"/>
    <w:tmpl w:val="6AA4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A7006"/>
    <w:multiLevelType w:val="multilevel"/>
    <w:tmpl w:val="D92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E7595F"/>
    <w:multiLevelType w:val="multilevel"/>
    <w:tmpl w:val="D05A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252E9F"/>
    <w:multiLevelType w:val="multilevel"/>
    <w:tmpl w:val="A21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545DCD"/>
    <w:multiLevelType w:val="multilevel"/>
    <w:tmpl w:val="A3E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10311"/>
    <w:multiLevelType w:val="multilevel"/>
    <w:tmpl w:val="8A30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BC5F29"/>
    <w:multiLevelType w:val="multilevel"/>
    <w:tmpl w:val="E8C43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467F4C"/>
    <w:multiLevelType w:val="multilevel"/>
    <w:tmpl w:val="DAB84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EF2B11"/>
    <w:multiLevelType w:val="multilevel"/>
    <w:tmpl w:val="AE7C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54724F"/>
    <w:multiLevelType w:val="multilevel"/>
    <w:tmpl w:val="1FD0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540976"/>
    <w:multiLevelType w:val="multilevel"/>
    <w:tmpl w:val="5DA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5F1B7B"/>
    <w:multiLevelType w:val="multilevel"/>
    <w:tmpl w:val="E90AD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4835D8"/>
    <w:multiLevelType w:val="multilevel"/>
    <w:tmpl w:val="D736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CD751B"/>
    <w:multiLevelType w:val="multilevel"/>
    <w:tmpl w:val="9B52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C79D5"/>
    <w:multiLevelType w:val="multilevel"/>
    <w:tmpl w:val="7F78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57D39"/>
    <w:multiLevelType w:val="multilevel"/>
    <w:tmpl w:val="6DFCE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4F3D9C"/>
    <w:multiLevelType w:val="multilevel"/>
    <w:tmpl w:val="79A8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12"/>
  </w:num>
  <w:num w:numId="4">
    <w:abstractNumId w:val="13"/>
  </w:num>
  <w:num w:numId="5">
    <w:abstractNumId w:val="3"/>
  </w:num>
  <w:num w:numId="6">
    <w:abstractNumId w:val="2"/>
  </w:num>
  <w:num w:numId="7">
    <w:abstractNumId w:val="5"/>
  </w:num>
  <w:num w:numId="8">
    <w:abstractNumId w:val="7"/>
  </w:num>
  <w:num w:numId="9">
    <w:abstractNumId w:val="10"/>
  </w:num>
  <w:num w:numId="10">
    <w:abstractNumId w:val="15"/>
  </w:num>
  <w:num w:numId="11">
    <w:abstractNumId w:val="6"/>
  </w:num>
  <w:num w:numId="12">
    <w:abstractNumId w:val="0"/>
  </w:num>
  <w:num w:numId="13">
    <w:abstractNumId w:val="14"/>
  </w:num>
  <w:num w:numId="14">
    <w:abstractNumId w:val="16"/>
  </w:num>
  <w:num w:numId="15">
    <w:abstractNumId w:val="4"/>
  </w:num>
  <w:num w:numId="16">
    <w:abstractNumId w:val="1"/>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C9D"/>
    <w:rsid w:val="001D7073"/>
    <w:rsid w:val="00726C9D"/>
    <w:rsid w:val="007D4915"/>
    <w:rsid w:val="00FB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D6E14"/>
  <w15:chartTrackingRefBased/>
  <w15:docId w15:val="{249EE97B-D99A-714F-89E2-3B07761A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26C9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7D49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49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49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49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C9D"/>
    <w:rPr>
      <w:rFonts w:ascii="宋体" w:eastAsia="宋体" w:hAnsi="宋体" w:cs="宋体"/>
      <w:b/>
      <w:bCs/>
      <w:kern w:val="36"/>
      <w:sz w:val="48"/>
      <w:szCs w:val="48"/>
    </w:rPr>
  </w:style>
  <w:style w:type="character" w:customStyle="1" w:styleId="linktitle">
    <w:name w:val="link_title"/>
    <w:basedOn w:val="a0"/>
    <w:rsid w:val="00726C9D"/>
  </w:style>
  <w:style w:type="character" w:styleId="a3">
    <w:name w:val="Hyperlink"/>
    <w:basedOn w:val="a0"/>
    <w:uiPriority w:val="99"/>
    <w:unhideWhenUsed/>
    <w:rsid w:val="00726C9D"/>
    <w:rPr>
      <w:color w:val="0000FF"/>
      <w:u w:val="single"/>
    </w:rPr>
  </w:style>
  <w:style w:type="character" w:styleId="a4">
    <w:name w:val="Unresolved Mention"/>
    <w:basedOn w:val="a0"/>
    <w:uiPriority w:val="99"/>
    <w:rsid w:val="007D4915"/>
    <w:rPr>
      <w:color w:val="808080"/>
      <w:shd w:val="clear" w:color="auto" w:fill="E6E6E6"/>
    </w:rPr>
  </w:style>
  <w:style w:type="character" w:customStyle="1" w:styleId="30">
    <w:name w:val="标题 3 字符"/>
    <w:basedOn w:val="a0"/>
    <w:link w:val="3"/>
    <w:uiPriority w:val="9"/>
    <w:rsid w:val="007D4915"/>
    <w:rPr>
      <w:b/>
      <w:bCs/>
      <w:sz w:val="32"/>
      <w:szCs w:val="32"/>
    </w:rPr>
  </w:style>
  <w:style w:type="paragraph" w:styleId="a5">
    <w:name w:val="Normal (Web)"/>
    <w:basedOn w:val="a"/>
    <w:uiPriority w:val="99"/>
    <w:semiHidden/>
    <w:unhideWhenUsed/>
    <w:rsid w:val="007D4915"/>
    <w:pPr>
      <w:widowControl/>
      <w:spacing w:before="100" w:beforeAutospacing="1" w:after="100" w:afterAutospacing="1"/>
      <w:jc w:val="left"/>
    </w:pPr>
    <w:rPr>
      <w:rFonts w:ascii="宋体" w:eastAsia="宋体" w:hAnsi="宋体" w:cs="宋体"/>
      <w:kern w:val="0"/>
    </w:rPr>
  </w:style>
  <w:style w:type="character" w:customStyle="1" w:styleId="20">
    <w:name w:val="标题 2 字符"/>
    <w:basedOn w:val="a0"/>
    <w:link w:val="2"/>
    <w:uiPriority w:val="9"/>
    <w:rsid w:val="007D4915"/>
    <w:rPr>
      <w:rFonts w:asciiTheme="majorHAnsi" w:eastAsiaTheme="majorEastAsia" w:hAnsiTheme="majorHAnsi" w:cstheme="majorBidi"/>
      <w:b/>
      <w:bCs/>
      <w:sz w:val="32"/>
      <w:szCs w:val="32"/>
    </w:rPr>
  </w:style>
  <w:style w:type="character" w:styleId="a6">
    <w:name w:val="Emphasis"/>
    <w:basedOn w:val="a0"/>
    <w:uiPriority w:val="20"/>
    <w:qFormat/>
    <w:rsid w:val="007D4915"/>
    <w:rPr>
      <w:i/>
      <w:iCs/>
    </w:rPr>
  </w:style>
  <w:style w:type="character" w:customStyle="1" w:styleId="40">
    <w:name w:val="标题 4 字符"/>
    <w:basedOn w:val="a0"/>
    <w:link w:val="4"/>
    <w:uiPriority w:val="9"/>
    <w:rsid w:val="007D4915"/>
    <w:rPr>
      <w:rFonts w:asciiTheme="majorHAnsi" w:eastAsiaTheme="majorEastAsia" w:hAnsiTheme="majorHAnsi" w:cstheme="majorBidi"/>
      <w:b/>
      <w:bCs/>
      <w:sz w:val="28"/>
      <w:szCs w:val="28"/>
    </w:rPr>
  </w:style>
  <w:style w:type="paragraph" w:customStyle="1" w:styleId="msonormal0">
    <w:name w:val="msonormal"/>
    <w:basedOn w:val="a"/>
    <w:rsid w:val="007D4915"/>
    <w:pPr>
      <w:widowControl/>
      <w:spacing w:before="100" w:beforeAutospacing="1" w:after="100" w:afterAutospacing="1"/>
      <w:jc w:val="left"/>
    </w:pPr>
    <w:rPr>
      <w:rFonts w:ascii="宋体" w:eastAsia="宋体" w:hAnsi="宋体" w:cs="宋体"/>
      <w:kern w:val="0"/>
    </w:rPr>
  </w:style>
  <w:style w:type="character" w:styleId="a7">
    <w:name w:val="Strong"/>
    <w:basedOn w:val="a0"/>
    <w:uiPriority w:val="22"/>
    <w:qFormat/>
    <w:rsid w:val="007D4915"/>
    <w:rPr>
      <w:b/>
      <w:bCs/>
    </w:rPr>
  </w:style>
  <w:style w:type="character" w:customStyle="1" w:styleId="mo">
    <w:name w:val="mo"/>
    <w:basedOn w:val="a0"/>
    <w:rsid w:val="007D4915"/>
  </w:style>
  <w:style w:type="character" w:customStyle="1" w:styleId="mn">
    <w:name w:val="mn"/>
    <w:basedOn w:val="a0"/>
    <w:rsid w:val="007D4915"/>
  </w:style>
  <w:style w:type="character" w:styleId="a8">
    <w:name w:val="FollowedHyperlink"/>
    <w:basedOn w:val="a0"/>
    <w:uiPriority w:val="99"/>
    <w:semiHidden/>
    <w:unhideWhenUsed/>
    <w:rsid w:val="007D4915"/>
    <w:rPr>
      <w:color w:val="800080"/>
      <w:u w:val="single"/>
    </w:rPr>
  </w:style>
  <w:style w:type="character" w:customStyle="1" w:styleId="mi">
    <w:name w:val="mi"/>
    <w:basedOn w:val="a0"/>
    <w:rsid w:val="007D4915"/>
  </w:style>
  <w:style w:type="character" w:customStyle="1" w:styleId="unicode">
    <w:name w:val="unicode"/>
    <w:basedOn w:val="a0"/>
    <w:rsid w:val="007D4915"/>
  </w:style>
  <w:style w:type="character" w:customStyle="1" w:styleId="bold">
    <w:name w:val="bold"/>
    <w:basedOn w:val="a0"/>
    <w:rsid w:val="007D4915"/>
  </w:style>
  <w:style w:type="character" w:customStyle="1" w:styleId="emphasis">
    <w:name w:val="emphasis"/>
    <w:basedOn w:val="a0"/>
    <w:rsid w:val="007D4915"/>
  </w:style>
  <w:style w:type="paragraph" w:styleId="a9">
    <w:name w:val="Balloon Text"/>
    <w:basedOn w:val="a"/>
    <w:link w:val="aa"/>
    <w:uiPriority w:val="99"/>
    <w:semiHidden/>
    <w:unhideWhenUsed/>
    <w:rsid w:val="007D4915"/>
    <w:rPr>
      <w:rFonts w:ascii="宋体" w:eastAsia="宋体"/>
      <w:sz w:val="18"/>
      <w:szCs w:val="18"/>
    </w:rPr>
  </w:style>
  <w:style w:type="character" w:customStyle="1" w:styleId="aa">
    <w:name w:val="批注框文本 字符"/>
    <w:basedOn w:val="a0"/>
    <w:link w:val="a9"/>
    <w:uiPriority w:val="99"/>
    <w:semiHidden/>
    <w:rsid w:val="007D4915"/>
    <w:rPr>
      <w:rFonts w:ascii="宋体" w:eastAsia="宋体"/>
      <w:sz w:val="18"/>
      <w:szCs w:val="18"/>
    </w:rPr>
  </w:style>
  <w:style w:type="character" w:customStyle="1" w:styleId="50">
    <w:name w:val="标题 5 字符"/>
    <w:basedOn w:val="a0"/>
    <w:link w:val="5"/>
    <w:uiPriority w:val="9"/>
    <w:rsid w:val="007D491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458217">
      <w:bodyDiv w:val="1"/>
      <w:marLeft w:val="0"/>
      <w:marRight w:val="0"/>
      <w:marTop w:val="0"/>
      <w:marBottom w:val="0"/>
      <w:divBdr>
        <w:top w:val="none" w:sz="0" w:space="0" w:color="auto"/>
        <w:left w:val="none" w:sz="0" w:space="0" w:color="auto"/>
        <w:bottom w:val="none" w:sz="0" w:space="0" w:color="auto"/>
        <w:right w:val="none" w:sz="0" w:space="0" w:color="auto"/>
      </w:divBdr>
      <w:divsChild>
        <w:div w:id="63920886">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73225">
              <w:blockQuote w:val="1"/>
              <w:marLeft w:val="600"/>
              <w:marRight w:val="0"/>
              <w:marTop w:val="0"/>
              <w:marBottom w:val="0"/>
              <w:divBdr>
                <w:top w:val="none" w:sz="0" w:space="0" w:color="auto"/>
                <w:left w:val="none" w:sz="0" w:space="0" w:color="auto"/>
                <w:bottom w:val="none" w:sz="0" w:space="0" w:color="auto"/>
                <w:right w:val="none" w:sz="0" w:space="0" w:color="auto"/>
              </w:divBdr>
              <w:divsChild>
                <w:div w:id="40750423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075855892">
          <w:blockQuote w:val="1"/>
          <w:marLeft w:val="600"/>
          <w:marRight w:val="0"/>
          <w:marTop w:val="0"/>
          <w:marBottom w:val="0"/>
          <w:divBdr>
            <w:top w:val="none" w:sz="0" w:space="0" w:color="auto"/>
            <w:left w:val="none" w:sz="0" w:space="0" w:color="auto"/>
            <w:bottom w:val="none" w:sz="0" w:space="0" w:color="auto"/>
            <w:right w:val="none" w:sz="0" w:space="0" w:color="auto"/>
          </w:divBdr>
          <w:divsChild>
            <w:div w:id="110581165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784855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22529432">
          <w:blockQuote w:val="1"/>
          <w:marLeft w:val="600"/>
          <w:marRight w:val="0"/>
          <w:marTop w:val="0"/>
          <w:marBottom w:val="0"/>
          <w:divBdr>
            <w:top w:val="none" w:sz="0" w:space="0" w:color="auto"/>
            <w:left w:val="none" w:sz="0" w:space="0" w:color="auto"/>
            <w:bottom w:val="none" w:sz="0" w:space="0" w:color="auto"/>
            <w:right w:val="none" w:sz="0" w:space="0" w:color="auto"/>
          </w:divBdr>
          <w:divsChild>
            <w:div w:id="20270984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44930773">
          <w:blockQuote w:val="1"/>
          <w:marLeft w:val="600"/>
          <w:marRight w:val="0"/>
          <w:marTop w:val="0"/>
          <w:marBottom w:val="0"/>
          <w:divBdr>
            <w:top w:val="none" w:sz="0" w:space="0" w:color="auto"/>
            <w:left w:val="none" w:sz="0" w:space="0" w:color="auto"/>
            <w:bottom w:val="none" w:sz="0" w:space="0" w:color="auto"/>
            <w:right w:val="none" w:sz="0" w:space="0" w:color="auto"/>
          </w:divBdr>
          <w:divsChild>
            <w:div w:id="67120142">
              <w:blockQuote w:val="1"/>
              <w:marLeft w:val="600"/>
              <w:marRight w:val="0"/>
              <w:marTop w:val="0"/>
              <w:marBottom w:val="0"/>
              <w:divBdr>
                <w:top w:val="none" w:sz="0" w:space="0" w:color="auto"/>
                <w:left w:val="none" w:sz="0" w:space="0" w:color="auto"/>
                <w:bottom w:val="none" w:sz="0" w:space="0" w:color="auto"/>
                <w:right w:val="none" w:sz="0" w:space="0" w:color="auto"/>
              </w:divBdr>
              <w:divsChild>
                <w:div w:id="853614671">
                  <w:blockQuote w:val="1"/>
                  <w:marLeft w:val="600"/>
                  <w:marRight w:val="0"/>
                  <w:marTop w:val="0"/>
                  <w:marBottom w:val="0"/>
                  <w:divBdr>
                    <w:top w:val="none" w:sz="0" w:space="0" w:color="auto"/>
                    <w:left w:val="none" w:sz="0" w:space="0" w:color="auto"/>
                    <w:bottom w:val="none" w:sz="0" w:space="0" w:color="auto"/>
                    <w:right w:val="none" w:sz="0" w:space="0" w:color="auto"/>
                  </w:divBdr>
                  <w:divsChild>
                    <w:div w:id="1347559247">
                      <w:blockQuote w:val="1"/>
                      <w:marLeft w:val="600"/>
                      <w:marRight w:val="0"/>
                      <w:marTop w:val="0"/>
                      <w:marBottom w:val="0"/>
                      <w:divBdr>
                        <w:top w:val="none" w:sz="0" w:space="0" w:color="auto"/>
                        <w:left w:val="none" w:sz="0" w:space="0" w:color="auto"/>
                        <w:bottom w:val="none" w:sz="0" w:space="0" w:color="auto"/>
                        <w:right w:val="none" w:sz="0" w:space="0" w:color="auto"/>
                      </w:divBdr>
                      <w:divsChild>
                        <w:div w:id="296033531">
                          <w:blockQuote w:val="1"/>
                          <w:marLeft w:val="600"/>
                          <w:marRight w:val="0"/>
                          <w:marTop w:val="0"/>
                          <w:marBottom w:val="0"/>
                          <w:divBdr>
                            <w:top w:val="none" w:sz="0" w:space="0" w:color="auto"/>
                            <w:left w:val="none" w:sz="0" w:space="0" w:color="auto"/>
                            <w:bottom w:val="none" w:sz="0" w:space="0" w:color="auto"/>
                            <w:right w:val="none" w:sz="0" w:space="0" w:color="auto"/>
                          </w:divBdr>
                          <w:divsChild>
                            <w:div w:id="59632839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15921">
          <w:blockQuote w:val="1"/>
          <w:marLeft w:val="600"/>
          <w:marRight w:val="0"/>
          <w:marTop w:val="0"/>
          <w:marBottom w:val="0"/>
          <w:divBdr>
            <w:top w:val="none" w:sz="0" w:space="0" w:color="auto"/>
            <w:left w:val="none" w:sz="0" w:space="0" w:color="auto"/>
            <w:bottom w:val="none" w:sz="0" w:space="0" w:color="auto"/>
            <w:right w:val="none" w:sz="0" w:space="0" w:color="auto"/>
          </w:divBdr>
          <w:divsChild>
            <w:div w:id="1661082261">
              <w:blockQuote w:val="1"/>
              <w:marLeft w:val="600"/>
              <w:marRight w:val="0"/>
              <w:marTop w:val="0"/>
              <w:marBottom w:val="0"/>
              <w:divBdr>
                <w:top w:val="none" w:sz="0" w:space="0" w:color="auto"/>
                <w:left w:val="none" w:sz="0" w:space="0" w:color="auto"/>
                <w:bottom w:val="none" w:sz="0" w:space="0" w:color="auto"/>
                <w:right w:val="none" w:sz="0" w:space="0" w:color="auto"/>
              </w:divBdr>
              <w:divsChild>
                <w:div w:id="429202500">
                  <w:blockQuote w:val="1"/>
                  <w:marLeft w:val="600"/>
                  <w:marRight w:val="0"/>
                  <w:marTop w:val="0"/>
                  <w:marBottom w:val="0"/>
                  <w:divBdr>
                    <w:top w:val="none" w:sz="0" w:space="0" w:color="auto"/>
                    <w:left w:val="none" w:sz="0" w:space="0" w:color="auto"/>
                    <w:bottom w:val="none" w:sz="0" w:space="0" w:color="auto"/>
                    <w:right w:val="none" w:sz="0" w:space="0" w:color="auto"/>
                  </w:divBdr>
                  <w:divsChild>
                    <w:div w:id="1560090046">
                      <w:blockQuote w:val="1"/>
                      <w:marLeft w:val="600"/>
                      <w:marRight w:val="0"/>
                      <w:marTop w:val="0"/>
                      <w:marBottom w:val="0"/>
                      <w:divBdr>
                        <w:top w:val="none" w:sz="0" w:space="0" w:color="auto"/>
                        <w:left w:val="none" w:sz="0" w:space="0" w:color="auto"/>
                        <w:bottom w:val="none" w:sz="0" w:space="0" w:color="auto"/>
                        <w:right w:val="none" w:sz="0" w:space="0" w:color="auto"/>
                      </w:divBdr>
                      <w:divsChild>
                        <w:div w:id="969168130">
                          <w:blockQuote w:val="1"/>
                          <w:marLeft w:val="600"/>
                          <w:marRight w:val="0"/>
                          <w:marTop w:val="0"/>
                          <w:marBottom w:val="0"/>
                          <w:divBdr>
                            <w:top w:val="none" w:sz="0" w:space="0" w:color="auto"/>
                            <w:left w:val="none" w:sz="0" w:space="0" w:color="auto"/>
                            <w:bottom w:val="none" w:sz="0" w:space="0" w:color="auto"/>
                            <w:right w:val="none" w:sz="0" w:space="0" w:color="auto"/>
                          </w:divBdr>
                          <w:divsChild>
                            <w:div w:id="1525098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16515">
          <w:blockQuote w:val="1"/>
          <w:marLeft w:val="600"/>
          <w:marRight w:val="0"/>
          <w:marTop w:val="0"/>
          <w:marBottom w:val="0"/>
          <w:divBdr>
            <w:top w:val="none" w:sz="0" w:space="0" w:color="auto"/>
            <w:left w:val="none" w:sz="0" w:space="0" w:color="auto"/>
            <w:bottom w:val="none" w:sz="0" w:space="0" w:color="auto"/>
            <w:right w:val="none" w:sz="0" w:space="0" w:color="auto"/>
          </w:divBdr>
          <w:divsChild>
            <w:div w:id="327712076">
              <w:blockQuote w:val="1"/>
              <w:marLeft w:val="600"/>
              <w:marRight w:val="0"/>
              <w:marTop w:val="0"/>
              <w:marBottom w:val="0"/>
              <w:divBdr>
                <w:top w:val="none" w:sz="0" w:space="0" w:color="auto"/>
                <w:left w:val="none" w:sz="0" w:space="0" w:color="auto"/>
                <w:bottom w:val="none" w:sz="0" w:space="0" w:color="auto"/>
                <w:right w:val="none" w:sz="0" w:space="0" w:color="auto"/>
              </w:divBdr>
              <w:divsChild>
                <w:div w:id="3711484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37426990">
          <w:blockQuote w:val="1"/>
          <w:marLeft w:val="600"/>
          <w:marRight w:val="0"/>
          <w:marTop w:val="0"/>
          <w:marBottom w:val="0"/>
          <w:divBdr>
            <w:top w:val="none" w:sz="0" w:space="0" w:color="auto"/>
            <w:left w:val="none" w:sz="0" w:space="0" w:color="auto"/>
            <w:bottom w:val="none" w:sz="0" w:space="0" w:color="auto"/>
            <w:right w:val="none" w:sz="0" w:space="0" w:color="auto"/>
          </w:divBdr>
          <w:divsChild>
            <w:div w:id="880018436">
              <w:blockQuote w:val="1"/>
              <w:marLeft w:val="600"/>
              <w:marRight w:val="0"/>
              <w:marTop w:val="0"/>
              <w:marBottom w:val="0"/>
              <w:divBdr>
                <w:top w:val="none" w:sz="0" w:space="0" w:color="auto"/>
                <w:left w:val="none" w:sz="0" w:space="0" w:color="auto"/>
                <w:bottom w:val="none" w:sz="0" w:space="0" w:color="auto"/>
                <w:right w:val="none" w:sz="0" w:space="0" w:color="auto"/>
              </w:divBdr>
              <w:divsChild>
                <w:div w:id="2145923680">
                  <w:blockQuote w:val="1"/>
                  <w:marLeft w:val="600"/>
                  <w:marRight w:val="0"/>
                  <w:marTop w:val="0"/>
                  <w:marBottom w:val="0"/>
                  <w:divBdr>
                    <w:top w:val="none" w:sz="0" w:space="0" w:color="auto"/>
                    <w:left w:val="none" w:sz="0" w:space="0" w:color="auto"/>
                    <w:bottom w:val="none" w:sz="0" w:space="0" w:color="auto"/>
                    <w:right w:val="none" w:sz="0" w:space="0" w:color="auto"/>
                  </w:divBdr>
                  <w:divsChild>
                    <w:div w:id="82235715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1692">
          <w:blockQuote w:val="1"/>
          <w:marLeft w:val="600"/>
          <w:marRight w:val="0"/>
          <w:marTop w:val="0"/>
          <w:marBottom w:val="0"/>
          <w:divBdr>
            <w:top w:val="none" w:sz="0" w:space="0" w:color="auto"/>
            <w:left w:val="none" w:sz="0" w:space="0" w:color="auto"/>
            <w:bottom w:val="none" w:sz="0" w:space="0" w:color="auto"/>
            <w:right w:val="none" w:sz="0" w:space="0" w:color="auto"/>
          </w:divBdr>
          <w:divsChild>
            <w:div w:id="1365443218">
              <w:blockQuote w:val="1"/>
              <w:marLeft w:val="600"/>
              <w:marRight w:val="0"/>
              <w:marTop w:val="0"/>
              <w:marBottom w:val="0"/>
              <w:divBdr>
                <w:top w:val="none" w:sz="0" w:space="0" w:color="auto"/>
                <w:left w:val="none" w:sz="0" w:space="0" w:color="auto"/>
                <w:bottom w:val="none" w:sz="0" w:space="0" w:color="auto"/>
                <w:right w:val="none" w:sz="0" w:space="0" w:color="auto"/>
              </w:divBdr>
              <w:divsChild>
                <w:div w:id="45911187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57714709">
          <w:blockQuote w:val="1"/>
          <w:marLeft w:val="600"/>
          <w:marRight w:val="0"/>
          <w:marTop w:val="0"/>
          <w:marBottom w:val="0"/>
          <w:divBdr>
            <w:top w:val="none" w:sz="0" w:space="0" w:color="auto"/>
            <w:left w:val="none" w:sz="0" w:space="0" w:color="auto"/>
            <w:bottom w:val="none" w:sz="0" w:space="0" w:color="auto"/>
            <w:right w:val="none" w:sz="0" w:space="0" w:color="auto"/>
          </w:divBdr>
          <w:divsChild>
            <w:div w:id="140499000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111048127">
          <w:blockQuote w:val="1"/>
          <w:marLeft w:val="600"/>
          <w:marRight w:val="0"/>
          <w:marTop w:val="0"/>
          <w:marBottom w:val="0"/>
          <w:divBdr>
            <w:top w:val="none" w:sz="0" w:space="0" w:color="auto"/>
            <w:left w:val="none" w:sz="0" w:space="0" w:color="auto"/>
            <w:bottom w:val="none" w:sz="0" w:space="0" w:color="auto"/>
            <w:right w:val="none" w:sz="0" w:space="0" w:color="auto"/>
          </w:divBdr>
          <w:divsChild>
            <w:div w:id="191924577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97135829">
          <w:marLeft w:val="0"/>
          <w:marRight w:val="0"/>
          <w:marTop w:val="0"/>
          <w:marBottom w:val="0"/>
          <w:divBdr>
            <w:top w:val="none" w:sz="0" w:space="0" w:color="auto"/>
            <w:left w:val="none" w:sz="0" w:space="0" w:color="auto"/>
            <w:bottom w:val="none" w:sz="0" w:space="0" w:color="auto"/>
            <w:right w:val="none" w:sz="0" w:space="0" w:color="auto"/>
          </w:divBdr>
        </w:div>
        <w:div w:id="731584310">
          <w:blockQuote w:val="1"/>
          <w:marLeft w:val="600"/>
          <w:marRight w:val="0"/>
          <w:marTop w:val="0"/>
          <w:marBottom w:val="0"/>
          <w:divBdr>
            <w:top w:val="none" w:sz="0" w:space="0" w:color="auto"/>
            <w:left w:val="none" w:sz="0" w:space="0" w:color="auto"/>
            <w:bottom w:val="none" w:sz="0" w:space="0" w:color="auto"/>
            <w:right w:val="none" w:sz="0" w:space="0" w:color="auto"/>
          </w:divBdr>
          <w:divsChild>
            <w:div w:id="75590653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263181">
          <w:blockQuote w:val="1"/>
          <w:marLeft w:val="600"/>
          <w:marRight w:val="0"/>
          <w:marTop w:val="0"/>
          <w:marBottom w:val="0"/>
          <w:divBdr>
            <w:top w:val="none" w:sz="0" w:space="0" w:color="auto"/>
            <w:left w:val="none" w:sz="0" w:space="0" w:color="auto"/>
            <w:bottom w:val="none" w:sz="0" w:space="0" w:color="auto"/>
            <w:right w:val="none" w:sz="0" w:space="0" w:color="auto"/>
          </w:divBdr>
          <w:divsChild>
            <w:div w:id="22048687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00889525">
          <w:blockQuote w:val="1"/>
          <w:marLeft w:val="600"/>
          <w:marRight w:val="0"/>
          <w:marTop w:val="0"/>
          <w:marBottom w:val="0"/>
          <w:divBdr>
            <w:top w:val="none" w:sz="0" w:space="0" w:color="auto"/>
            <w:left w:val="none" w:sz="0" w:space="0" w:color="auto"/>
            <w:bottom w:val="none" w:sz="0" w:space="0" w:color="auto"/>
            <w:right w:val="none" w:sz="0" w:space="0" w:color="auto"/>
          </w:divBdr>
          <w:divsChild>
            <w:div w:id="2039427096">
              <w:blockQuote w:val="1"/>
              <w:marLeft w:val="600"/>
              <w:marRight w:val="0"/>
              <w:marTop w:val="0"/>
              <w:marBottom w:val="0"/>
              <w:divBdr>
                <w:top w:val="none" w:sz="0" w:space="0" w:color="auto"/>
                <w:left w:val="none" w:sz="0" w:space="0" w:color="auto"/>
                <w:bottom w:val="none" w:sz="0" w:space="0" w:color="auto"/>
                <w:right w:val="none" w:sz="0" w:space="0" w:color="auto"/>
              </w:divBdr>
              <w:divsChild>
                <w:div w:id="27598833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01066991">
          <w:blockQuote w:val="1"/>
          <w:marLeft w:val="600"/>
          <w:marRight w:val="0"/>
          <w:marTop w:val="0"/>
          <w:marBottom w:val="0"/>
          <w:divBdr>
            <w:top w:val="none" w:sz="0" w:space="0" w:color="auto"/>
            <w:left w:val="none" w:sz="0" w:space="0" w:color="auto"/>
            <w:bottom w:val="none" w:sz="0" w:space="0" w:color="auto"/>
            <w:right w:val="none" w:sz="0" w:space="0" w:color="auto"/>
          </w:divBdr>
          <w:divsChild>
            <w:div w:id="6495659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09223825">
          <w:blockQuote w:val="1"/>
          <w:marLeft w:val="600"/>
          <w:marRight w:val="0"/>
          <w:marTop w:val="0"/>
          <w:marBottom w:val="0"/>
          <w:divBdr>
            <w:top w:val="none" w:sz="0" w:space="0" w:color="auto"/>
            <w:left w:val="none" w:sz="0" w:space="0" w:color="auto"/>
            <w:bottom w:val="none" w:sz="0" w:space="0" w:color="auto"/>
            <w:right w:val="none" w:sz="0" w:space="0" w:color="auto"/>
          </w:divBdr>
          <w:divsChild>
            <w:div w:id="153160769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11784969">
          <w:blockQuote w:val="1"/>
          <w:marLeft w:val="600"/>
          <w:marRight w:val="0"/>
          <w:marTop w:val="0"/>
          <w:marBottom w:val="0"/>
          <w:divBdr>
            <w:top w:val="none" w:sz="0" w:space="0" w:color="auto"/>
            <w:left w:val="none" w:sz="0" w:space="0" w:color="auto"/>
            <w:bottom w:val="none" w:sz="0" w:space="0" w:color="auto"/>
            <w:right w:val="none" w:sz="0" w:space="0" w:color="auto"/>
          </w:divBdr>
          <w:divsChild>
            <w:div w:id="117803916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74495424">
          <w:blockQuote w:val="1"/>
          <w:marLeft w:val="600"/>
          <w:marRight w:val="0"/>
          <w:marTop w:val="0"/>
          <w:marBottom w:val="0"/>
          <w:divBdr>
            <w:top w:val="none" w:sz="0" w:space="0" w:color="auto"/>
            <w:left w:val="none" w:sz="0" w:space="0" w:color="auto"/>
            <w:bottom w:val="none" w:sz="0" w:space="0" w:color="auto"/>
            <w:right w:val="none" w:sz="0" w:space="0" w:color="auto"/>
          </w:divBdr>
          <w:divsChild>
            <w:div w:id="24530788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72647034">
          <w:blockQuote w:val="1"/>
          <w:marLeft w:val="600"/>
          <w:marRight w:val="0"/>
          <w:marTop w:val="0"/>
          <w:marBottom w:val="0"/>
          <w:divBdr>
            <w:top w:val="none" w:sz="0" w:space="0" w:color="auto"/>
            <w:left w:val="none" w:sz="0" w:space="0" w:color="auto"/>
            <w:bottom w:val="none" w:sz="0" w:space="0" w:color="auto"/>
            <w:right w:val="none" w:sz="0" w:space="0" w:color="auto"/>
          </w:divBdr>
          <w:divsChild>
            <w:div w:id="1252816535">
              <w:blockQuote w:val="1"/>
              <w:marLeft w:val="600"/>
              <w:marRight w:val="0"/>
              <w:marTop w:val="0"/>
              <w:marBottom w:val="0"/>
              <w:divBdr>
                <w:top w:val="none" w:sz="0" w:space="0" w:color="auto"/>
                <w:left w:val="none" w:sz="0" w:space="0" w:color="auto"/>
                <w:bottom w:val="none" w:sz="0" w:space="0" w:color="auto"/>
                <w:right w:val="none" w:sz="0" w:space="0" w:color="auto"/>
              </w:divBdr>
              <w:divsChild>
                <w:div w:id="805270521">
                  <w:blockQuote w:val="1"/>
                  <w:marLeft w:val="600"/>
                  <w:marRight w:val="0"/>
                  <w:marTop w:val="0"/>
                  <w:marBottom w:val="0"/>
                  <w:divBdr>
                    <w:top w:val="none" w:sz="0" w:space="0" w:color="auto"/>
                    <w:left w:val="none" w:sz="0" w:space="0" w:color="auto"/>
                    <w:bottom w:val="none" w:sz="0" w:space="0" w:color="auto"/>
                    <w:right w:val="none" w:sz="0" w:space="0" w:color="auto"/>
                  </w:divBdr>
                  <w:divsChild>
                    <w:div w:id="44311180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13745">
          <w:blockQuote w:val="1"/>
          <w:marLeft w:val="600"/>
          <w:marRight w:val="0"/>
          <w:marTop w:val="0"/>
          <w:marBottom w:val="0"/>
          <w:divBdr>
            <w:top w:val="none" w:sz="0" w:space="0" w:color="auto"/>
            <w:left w:val="none" w:sz="0" w:space="0" w:color="auto"/>
            <w:bottom w:val="none" w:sz="0" w:space="0" w:color="auto"/>
            <w:right w:val="none" w:sz="0" w:space="0" w:color="auto"/>
          </w:divBdr>
        </w:div>
        <w:div w:id="5835048">
          <w:blockQuote w:val="1"/>
          <w:marLeft w:val="600"/>
          <w:marRight w:val="0"/>
          <w:marTop w:val="0"/>
          <w:marBottom w:val="0"/>
          <w:divBdr>
            <w:top w:val="none" w:sz="0" w:space="0" w:color="auto"/>
            <w:left w:val="none" w:sz="0" w:space="0" w:color="auto"/>
            <w:bottom w:val="none" w:sz="0" w:space="0" w:color="auto"/>
            <w:right w:val="none" w:sz="0" w:space="0" w:color="auto"/>
          </w:divBdr>
        </w:div>
        <w:div w:id="1205674046">
          <w:blockQuote w:val="1"/>
          <w:marLeft w:val="600"/>
          <w:marRight w:val="0"/>
          <w:marTop w:val="0"/>
          <w:marBottom w:val="0"/>
          <w:divBdr>
            <w:top w:val="none" w:sz="0" w:space="0" w:color="auto"/>
            <w:left w:val="none" w:sz="0" w:space="0" w:color="auto"/>
            <w:bottom w:val="none" w:sz="0" w:space="0" w:color="auto"/>
            <w:right w:val="none" w:sz="0" w:space="0" w:color="auto"/>
          </w:divBdr>
        </w:div>
        <w:div w:id="46758044">
          <w:blockQuote w:val="1"/>
          <w:marLeft w:val="600"/>
          <w:marRight w:val="0"/>
          <w:marTop w:val="0"/>
          <w:marBottom w:val="0"/>
          <w:divBdr>
            <w:top w:val="none" w:sz="0" w:space="0" w:color="auto"/>
            <w:left w:val="none" w:sz="0" w:space="0" w:color="auto"/>
            <w:bottom w:val="none" w:sz="0" w:space="0" w:color="auto"/>
            <w:right w:val="none" w:sz="0" w:space="0" w:color="auto"/>
          </w:divBdr>
        </w:div>
        <w:div w:id="423763430">
          <w:marLeft w:val="0"/>
          <w:marRight w:val="0"/>
          <w:marTop w:val="0"/>
          <w:marBottom w:val="0"/>
          <w:divBdr>
            <w:top w:val="none" w:sz="0" w:space="0" w:color="auto"/>
            <w:left w:val="none" w:sz="0" w:space="0" w:color="auto"/>
            <w:bottom w:val="none" w:sz="0" w:space="0" w:color="auto"/>
            <w:right w:val="none" w:sz="0" w:space="0" w:color="auto"/>
          </w:divBdr>
        </w:div>
        <w:div w:id="236981049">
          <w:marLeft w:val="0"/>
          <w:marRight w:val="0"/>
          <w:marTop w:val="0"/>
          <w:marBottom w:val="0"/>
          <w:divBdr>
            <w:top w:val="none" w:sz="0" w:space="0" w:color="auto"/>
            <w:left w:val="none" w:sz="0" w:space="0" w:color="auto"/>
            <w:bottom w:val="none" w:sz="0" w:space="0" w:color="auto"/>
            <w:right w:val="none" w:sz="0" w:space="0" w:color="auto"/>
          </w:divBdr>
        </w:div>
        <w:div w:id="539824816">
          <w:blockQuote w:val="1"/>
          <w:marLeft w:val="600"/>
          <w:marRight w:val="0"/>
          <w:marTop w:val="0"/>
          <w:marBottom w:val="0"/>
          <w:divBdr>
            <w:top w:val="none" w:sz="0" w:space="0" w:color="auto"/>
            <w:left w:val="none" w:sz="0" w:space="0" w:color="auto"/>
            <w:bottom w:val="none" w:sz="0" w:space="0" w:color="auto"/>
            <w:right w:val="none" w:sz="0" w:space="0" w:color="auto"/>
          </w:divBdr>
          <w:divsChild>
            <w:div w:id="446704484">
              <w:blockQuote w:val="1"/>
              <w:marLeft w:val="600"/>
              <w:marRight w:val="0"/>
              <w:marTop w:val="0"/>
              <w:marBottom w:val="0"/>
              <w:divBdr>
                <w:top w:val="none" w:sz="0" w:space="0" w:color="auto"/>
                <w:left w:val="none" w:sz="0" w:space="0" w:color="auto"/>
                <w:bottom w:val="none" w:sz="0" w:space="0" w:color="auto"/>
                <w:right w:val="none" w:sz="0" w:space="0" w:color="auto"/>
              </w:divBdr>
              <w:divsChild>
                <w:div w:id="175194714">
                  <w:blockQuote w:val="1"/>
                  <w:marLeft w:val="600"/>
                  <w:marRight w:val="0"/>
                  <w:marTop w:val="0"/>
                  <w:marBottom w:val="0"/>
                  <w:divBdr>
                    <w:top w:val="none" w:sz="0" w:space="0" w:color="auto"/>
                    <w:left w:val="none" w:sz="0" w:space="0" w:color="auto"/>
                    <w:bottom w:val="none" w:sz="0" w:space="0" w:color="auto"/>
                    <w:right w:val="none" w:sz="0" w:space="0" w:color="auto"/>
                  </w:divBdr>
                  <w:divsChild>
                    <w:div w:id="4514421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6551">
          <w:blockQuote w:val="1"/>
          <w:marLeft w:val="600"/>
          <w:marRight w:val="0"/>
          <w:marTop w:val="0"/>
          <w:marBottom w:val="0"/>
          <w:divBdr>
            <w:top w:val="none" w:sz="0" w:space="0" w:color="auto"/>
            <w:left w:val="none" w:sz="0" w:space="0" w:color="auto"/>
            <w:bottom w:val="none" w:sz="0" w:space="0" w:color="auto"/>
            <w:right w:val="none" w:sz="0" w:space="0" w:color="auto"/>
          </w:divBdr>
          <w:divsChild>
            <w:div w:id="184982655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34410875">
          <w:blockQuote w:val="1"/>
          <w:marLeft w:val="600"/>
          <w:marRight w:val="0"/>
          <w:marTop w:val="0"/>
          <w:marBottom w:val="0"/>
          <w:divBdr>
            <w:top w:val="none" w:sz="0" w:space="0" w:color="auto"/>
            <w:left w:val="none" w:sz="0" w:space="0" w:color="auto"/>
            <w:bottom w:val="none" w:sz="0" w:space="0" w:color="auto"/>
            <w:right w:val="none" w:sz="0" w:space="0" w:color="auto"/>
          </w:divBdr>
        </w:div>
        <w:div w:id="1622346829">
          <w:blockQuote w:val="1"/>
          <w:marLeft w:val="600"/>
          <w:marRight w:val="0"/>
          <w:marTop w:val="0"/>
          <w:marBottom w:val="0"/>
          <w:divBdr>
            <w:top w:val="none" w:sz="0" w:space="0" w:color="auto"/>
            <w:left w:val="none" w:sz="0" w:space="0" w:color="auto"/>
            <w:bottom w:val="none" w:sz="0" w:space="0" w:color="auto"/>
            <w:right w:val="none" w:sz="0" w:space="0" w:color="auto"/>
          </w:divBdr>
          <w:divsChild>
            <w:div w:id="1603224370">
              <w:blockQuote w:val="1"/>
              <w:marLeft w:val="600"/>
              <w:marRight w:val="0"/>
              <w:marTop w:val="0"/>
              <w:marBottom w:val="0"/>
              <w:divBdr>
                <w:top w:val="none" w:sz="0" w:space="0" w:color="auto"/>
                <w:left w:val="none" w:sz="0" w:space="0" w:color="auto"/>
                <w:bottom w:val="none" w:sz="0" w:space="0" w:color="auto"/>
                <w:right w:val="none" w:sz="0" w:space="0" w:color="auto"/>
              </w:divBdr>
              <w:divsChild>
                <w:div w:id="5454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3232">
          <w:marLeft w:val="0"/>
          <w:marRight w:val="0"/>
          <w:marTop w:val="0"/>
          <w:marBottom w:val="0"/>
          <w:divBdr>
            <w:top w:val="none" w:sz="0" w:space="0" w:color="auto"/>
            <w:left w:val="none" w:sz="0" w:space="0" w:color="auto"/>
            <w:bottom w:val="none" w:sz="0" w:space="0" w:color="auto"/>
            <w:right w:val="none" w:sz="0" w:space="0" w:color="auto"/>
          </w:divBdr>
          <w:divsChild>
            <w:div w:id="1660647184">
              <w:marLeft w:val="0"/>
              <w:marRight w:val="0"/>
              <w:marTop w:val="0"/>
              <w:marBottom w:val="0"/>
              <w:divBdr>
                <w:top w:val="none" w:sz="0" w:space="0" w:color="auto"/>
                <w:left w:val="none" w:sz="0" w:space="0" w:color="auto"/>
                <w:bottom w:val="none" w:sz="0" w:space="0" w:color="auto"/>
                <w:right w:val="none" w:sz="0" w:space="0" w:color="auto"/>
              </w:divBdr>
            </w:div>
            <w:div w:id="1059594069">
              <w:marLeft w:val="0"/>
              <w:marRight w:val="0"/>
              <w:marTop w:val="0"/>
              <w:marBottom w:val="0"/>
              <w:divBdr>
                <w:top w:val="none" w:sz="0" w:space="0" w:color="auto"/>
                <w:left w:val="none" w:sz="0" w:space="0" w:color="auto"/>
                <w:bottom w:val="none" w:sz="0" w:space="0" w:color="auto"/>
                <w:right w:val="none" w:sz="0" w:space="0" w:color="auto"/>
              </w:divBdr>
            </w:div>
          </w:divsChild>
        </w:div>
        <w:div w:id="1170828258">
          <w:blockQuote w:val="1"/>
          <w:marLeft w:val="600"/>
          <w:marRight w:val="0"/>
          <w:marTop w:val="0"/>
          <w:marBottom w:val="0"/>
          <w:divBdr>
            <w:top w:val="none" w:sz="0" w:space="0" w:color="auto"/>
            <w:left w:val="none" w:sz="0" w:space="0" w:color="auto"/>
            <w:bottom w:val="none" w:sz="0" w:space="0" w:color="auto"/>
            <w:right w:val="none" w:sz="0" w:space="0" w:color="auto"/>
          </w:divBdr>
          <w:divsChild>
            <w:div w:id="1592665653">
              <w:marLeft w:val="0"/>
              <w:marRight w:val="0"/>
              <w:marTop w:val="0"/>
              <w:marBottom w:val="0"/>
              <w:divBdr>
                <w:top w:val="none" w:sz="0" w:space="0" w:color="auto"/>
                <w:left w:val="none" w:sz="0" w:space="0" w:color="auto"/>
                <w:bottom w:val="none" w:sz="0" w:space="0" w:color="auto"/>
                <w:right w:val="none" w:sz="0" w:space="0" w:color="auto"/>
              </w:divBdr>
              <w:divsChild>
                <w:div w:id="384187105">
                  <w:blockQuote w:val="1"/>
                  <w:marLeft w:val="600"/>
                  <w:marRight w:val="0"/>
                  <w:marTop w:val="0"/>
                  <w:marBottom w:val="0"/>
                  <w:divBdr>
                    <w:top w:val="none" w:sz="0" w:space="0" w:color="auto"/>
                    <w:left w:val="none" w:sz="0" w:space="0" w:color="auto"/>
                    <w:bottom w:val="none" w:sz="0" w:space="0" w:color="auto"/>
                    <w:right w:val="none" w:sz="0" w:space="0" w:color="auto"/>
                  </w:divBdr>
                  <w:divsChild>
                    <w:div w:id="100054935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38752">
          <w:marLeft w:val="0"/>
          <w:marRight w:val="0"/>
          <w:marTop w:val="0"/>
          <w:marBottom w:val="0"/>
          <w:divBdr>
            <w:top w:val="none" w:sz="0" w:space="0" w:color="auto"/>
            <w:left w:val="none" w:sz="0" w:space="0" w:color="auto"/>
            <w:bottom w:val="none" w:sz="0" w:space="0" w:color="auto"/>
            <w:right w:val="none" w:sz="0" w:space="0" w:color="auto"/>
          </w:divBdr>
          <w:divsChild>
            <w:div w:id="1504662072">
              <w:marLeft w:val="0"/>
              <w:marRight w:val="0"/>
              <w:marTop w:val="0"/>
              <w:marBottom w:val="0"/>
              <w:divBdr>
                <w:top w:val="none" w:sz="0" w:space="0" w:color="auto"/>
                <w:left w:val="none" w:sz="0" w:space="0" w:color="auto"/>
                <w:bottom w:val="none" w:sz="0" w:space="0" w:color="auto"/>
                <w:right w:val="none" w:sz="0" w:space="0" w:color="auto"/>
              </w:divBdr>
            </w:div>
            <w:div w:id="1218316019">
              <w:marLeft w:val="0"/>
              <w:marRight w:val="0"/>
              <w:marTop w:val="0"/>
              <w:marBottom w:val="0"/>
              <w:divBdr>
                <w:top w:val="none" w:sz="0" w:space="0" w:color="auto"/>
                <w:left w:val="none" w:sz="0" w:space="0" w:color="auto"/>
                <w:bottom w:val="none" w:sz="0" w:space="0" w:color="auto"/>
                <w:right w:val="none" w:sz="0" w:space="0" w:color="auto"/>
              </w:divBdr>
              <w:divsChild>
                <w:div w:id="4083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645">
          <w:blockQuote w:val="1"/>
          <w:marLeft w:val="600"/>
          <w:marRight w:val="0"/>
          <w:marTop w:val="0"/>
          <w:marBottom w:val="0"/>
          <w:divBdr>
            <w:top w:val="none" w:sz="0" w:space="0" w:color="auto"/>
            <w:left w:val="none" w:sz="0" w:space="0" w:color="auto"/>
            <w:bottom w:val="none" w:sz="0" w:space="0" w:color="auto"/>
            <w:right w:val="none" w:sz="0" w:space="0" w:color="auto"/>
          </w:divBdr>
          <w:divsChild>
            <w:div w:id="1644967849">
              <w:blockQuote w:val="1"/>
              <w:marLeft w:val="600"/>
              <w:marRight w:val="0"/>
              <w:marTop w:val="0"/>
              <w:marBottom w:val="0"/>
              <w:divBdr>
                <w:top w:val="none" w:sz="0" w:space="0" w:color="auto"/>
                <w:left w:val="none" w:sz="0" w:space="0" w:color="auto"/>
                <w:bottom w:val="none" w:sz="0" w:space="0" w:color="auto"/>
                <w:right w:val="none" w:sz="0" w:space="0" w:color="auto"/>
              </w:divBdr>
              <w:divsChild>
                <w:div w:id="1564025040">
                  <w:marLeft w:val="0"/>
                  <w:marRight w:val="0"/>
                  <w:marTop w:val="0"/>
                  <w:marBottom w:val="0"/>
                  <w:divBdr>
                    <w:top w:val="none" w:sz="0" w:space="0" w:color="auto"/>
                    <w:left w:val="none" w:sz="0" w:space="0" w:color="auto"/>
                    <w:bottom w:val="none" w:sz="0" w:space="0" w:color="auto"/>
                    <w:right w:val="none" w:sz="0" w:space="0" w:color="auto"/>
                  </w:divBdr>
                  <w:divsChild>
                    <w:div w:id="1481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2068">
          <w:marLeft w:val="0"/>
          <w:marRight w:val="0"/>
          <w:marTop w:val="0"/>
          <w:marBottom w:val="0"/>
          <w:divBdr>
            <w:top w:val="none" w:sz="0" w:space="0" w:color="auto"/>
            <w:left w:val="none" w:sz="0" w:space="0" w:color="auto"/>
            <w:bottom w:val="none" w:sz="0" w:space="0" w:color="auto"/>
            <w:right w:val="none" w:sz="0" w:space="0" w:color="auto"/>
          </w:divBdr>
          <w:divsChild>
            <w:div w:id="1391612389">
              <w:marLeft w:val="0"/>
              <w:marRight w:val="0"/>
              <w:marTop w:val="0"/>
              <w:marBottom w:val="0"/>
              <w:divBdr>
                <w:top w:val="none" w:sz="0" w:space="0" w:color="auto"/>
                <w:left w:val="none" w:sz="0" w:space="0" w:color="auto"/>
                <w:bottom w:val="none" w:sz="0" w:space="0" w:color="auto"/>
                <w:right w:val="none" w:sz="0" w:space="0" w:color="auto"/>
              </w:divBdr>
            </w:div>
            <w:div w:id="13830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140">
      <w:bodyDiv w:val="1"/>
      <w:marLeft w:val="0"/>
      <w:marRight w:val="0"/>
      <w:marTop w:val="0"/>
      <w:marBottom w:val="0"/>
      <w:divBdr>
        <w:top w:val="none" w:sz="0" w:space="0" w:color="auto"/>
        <w:left w:val="none" w:sz="0" w:space="0" w:color="auto"/>
        <w:bottom w:val="none" w:sz="0" w:space="0" w:color="auto"/>
        <w:right w:val="none" w:sz="0" w:space="0" w:color="auto"/>
      </w:divBdr>
      <w:divsChild>
        <w:div w:id="117381965">
          <w:marLeft w:val="0"/>
          <w:marRight w:val="0"/>
          <w:marTop w:val="0"/>
          <w:marBottom w:val="0"/>
          <w:divBdr>
            <w:top w:val="none" w:sz="0" w:space="0" w:color="auto"/>
            <w:left w:val="none" w:sz="0" w:space="0" w:color="auto"/>
            <w:bottom w:val="none" w:sz="0" w:space="0" w:color="auto"/>
            <w:right w:val="none" w:sz="0" w:space="0" w:color="auto"/>
          </w:divBdr>
        </w:div>
        <w:div w:id="1750152358">
          <w:marLeft w:val="0"/>
          <w:marRight w:val="0"/>
          <w:marTop w:val="0"/>
          <w:marBottom w:val="0"/>
          <w:divBdr>
            <w:top w:val="none" w:sz="0" w:space="0" w:color="auto"/>
            <w:left w:val="none" w:sz="0" w:space="0" w:color="auto"/>
            <w:bottom w:val="none" w:sz="0" w:space="0" w:color="auto"/>
            <w:right w:val="none" w:sz="0" w:space="0" w:color="auto"/>
          </w:divBdr>
        </w:div>
        <w:div w:id="1479149714">
          <w:blockQuote w:val="1"/>
          <w:marLeft w:val="600"/>
          <w:marRight w:val="0"/>
          <w:marTop w:val="0"/>
          <w:marBottom w:val="0"/>
          <w:divBdr>
            <w:top w:val="none" w:sz="0" w:space="0" w:color="auto"/>
            <w:left w:val="none" w:sz="0" w:space="0" w:color="auto"/>
            <w:bottom w:val="none" w:sz="0" w:space="0" w:color="auto"/>
            <w:right w:val="none" w:sz="0" w:space="0" w:color="auto"/>
          </w:divBdr>
          <w:divsChild>
            <w:div w:id="250235995">
              <w:blockQuote w:val="1"/>
              <w:marLeft w:val="600"/>
              <w:marRight w:val="0"/>
              <w:marTop w:val="0"/>
              <w:marBottom w:val="0"/>
              <w:divBdr>
                <w:top w:val="none" w:sz="0" w:space="0" w:color="auto"/>
                <w:left w:val="none" w:sz="0" w:space="0" w:color="auto"/>
                <w:bottom w:val="none" w:sz="0" w:space="0" w:color="auto"/>
                <w:right w:val="none" w:sz="0" w:space="0" w:color="auto"/>
              </w:divBdr>
              <w:divsChild>
                <w:div w:id="1411464450">
                  <w:blockQuote w:val="1"/>
                  <w:marLeft w:val="600"/>
                  <w:marRight w:val="0"/>
                  <w:marTop w:val="0"/>
                  <w:marBottom w:val="0"/>
                  <w:divBdr>
                    <w:top w:val="none" w:sz="0" w:space="0" w:color="auto"/>
                    <w:left w:val="none" w:sz="0" w:space="0" w:color="auto"/>
                    <w:bottom w:val="none" w:sz="0" w:space="0" w:color="auto"/>
                    <w:right w:val="none" w:sz="0" w:space="0" w:color="auto"/>
                  </w:divBdr>
                  <w:divsChild>
                    <w:div w:id="13381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047392">
          <w:marLeft w:val="0"/>
          <w:marRight w:val="0"/>
          <w:marTop w:val="0"/>
          <w:marBottom w:val="0"/>
          <w:divBdr>
            <w:top w:val="none" w:sz="0" w:space="0" w:color="auto"/>
            <w:left w:val="none" w:sz="0" w:space="0" w:color="auto"/>
            <w:bottom w:val="none" w:sz="0" w:space="0" w:color="auto"/>
            <w:right w:val="none" w:sz="0" w:space="0" w:color="auto"/>
          </w:divBdr>
        </w:div>
        <w:div w:id="1697534716">
          <w:blockQuote w:val="1"/>
          <w:marLeft w:val="600"/>
          <w:marRight w:val="0"/>
          <w:marTop w:val="0"/>
          <w:marBottom w:val="0"/>
          <w:divBdr>
            <w:top w:val="none" w:sz="0" w:space="0" w:color="auto"/>
            <w:left w:val="none" w:sz="0" w:space="0" w:color="auto"/>
            <w:bottom w:val="none" w:sz="0" w:space="0" w:color="auto"/>
            <w:right w:val="none" w:sz="0" w:space="0" w:color="auto"/>
          </w:divBdr>
          <w:divsChild>
            <w:div w:id="581065156">
              <w:blockQuote w:val="1"/>
              <w:marLeft w:val="600"/>
              <w:marRight w:val="0"/>
              <w:marTop w:val="0"/>
              <w:marBottom w:val="0"/>
              <w:divBdr>
                <w:top w:val="none" w:sz="0" w:space="0" w:color="auto"/>
                <w:left w:val="none" w:sz="0" w:space="0" w:color="auto"/>
                <w:bottom w:val="none" w:sz="0" w:space="0" w:color="auto"/>
                <w:right w:val="none" w:sz="0" w:space="0" w:color="auto"/>
              </w:divBdr>
              <w:divsChild>
                <w:div w:id="635989451">
                  <w:blockQuote w:val="1"/>
                  <w:marLeft w:val="600"/>
                  <w:marRight w:val="0"/>
                  <w:marTop w:val="0"/>
                  <w:marBottom w:val="0"/>
                  <w:divBdr>
                    <w:top w:val="none" w:sz="0" w:space="0" w:color="auto"/>
                    <w:left w:val="none" w:sz="0" w:space="0" w:color="auto"/>
                    <w:bottom w:val="none" w:sz="0" w:space="0" w:color="auto"/>
                    <w:right w:val="none" w:sz="0" w:space="0" w:color="auto"/>
                  </w:divBdr>
                  <w:divsChild>
                    <w:div w:id="179662790">
                      <w:blockQuote w:val="1"/>
                      <w:marLeft w:val="600"/>
                      <w:marRight w:val="0"/>
                      <w:marTop w:val="0"/>
                      <w:marBottom w:val="0"/>
                      <w:divBdr>
                        <w:top w:val="none" w:sz="0" w:space="0" w:color="auto"/>
                        <w:left w:val="none" w:sz="0" w:space="0" w:color="auto"/>
                        <w:bottom w:val="none" w:sz="0" w:space="0" w:color="auto"/>
                        <w:right w:val="none" w:sz="0" w:space="0" w:color="auto"/>
                      </w:divBdr>
                      <w:divsChild>
                        <w:div w:id="16843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77117">
          <w:marLeft w:val="0"/>
          <w:marRight w:val="0"/>
          <w:marTop w:val="0"/>
          <w:marBottom w:val="0"/>
          <w:divBdr>
            <w:top w:val="none" w:sz="0" w:space="0" w:color="auto"/>
            <w:left w:val="none" w:sz="0" w:space="0" w:color="auto"/>
            <w:bottom w:val="none" w:sz="0" w:space="0" w:color="auto"/>
            <w:right w:val="none" w:sz="0" w:space="0" w:color="auto"/>
          </w:divBdr>
        </w:div>
        <w:div w:id="1070152078">
          <w:blockQuote w:val="1"/>
          <w:marLeft w:val="600"/>
          <w:marRight w:val="0"/>
          <w:marTop w:val="0"/>
          <w:marBottom w:val="0"/>
          <w:divBdr>
            <w:top w:val="none" w:sz="0" w:space="0" w:color="auto"/>
            <w:left w:val="none" w:sz="0" w:space="0" w:color="auto"/>
            <w:bottom w:val="none" w:sz="0" w:space="0" w:color="auto"/>
            <w:right w:val="none" w:sz="0" w:space="0" w:color="auto"/>
          </w:divBdr>
          <w:divsChild>
            <w:div w:id="1803305663">
              <w:blockQuote w:val="1"/>
              <w:marLeft w:val="600"/>
              <w:marRight w:val="0"/>
              <w:marTop w:val="0"/>
              <w:marBottom w:val="0"/>
              <w:divBdr>
                <w:top w:val="none" w:sz="0" w:space="0" w:color="auto"/>
                <w:left w:val="none" w:sz="0" w:space="0" w:color="auto"/>
                <w:bottom w:val="none" w:sz="0" w:space="0" w:color="auto"/>
                <w:right w:val="none" w:sz="0" w:space="0" w:color="auto"/>
              </w:divBdr>
              <w:divsChild>
                <w:div w:id="104347848">
                  <w:blockQuote w:val="1"/>
                  <w:marLeft w:val="600"/>
                  <w:marRight w:val="0"/>
                  <w:marTop w:val="0"/>
                  <w:marBottom w:val="0"/>
                  <w:divBdr>
                    <w:top w:val="none" w:sz="0" w:space="0" w:color="auto"/>
                    <w:left w:val="none" w:sz="0" w:space="0" w:color="auto"/>
                    <w:bottom w:val="none" w:sz="0" w:space="0" w:color="auto"/>
                    <w:right w:val="none" w:sz="0" w:space="0" w:color="auto"/>
                  </w:divBdr>
                  <w:divsChild>
                    <w:div w:id="902135603">
                      <w:blockQuote w:val="1"/>
                      <w:marLeft w:val="600"/>
                      <w:marRight w:val="0"/>
                      <w:marTop w:val="0"/>
                      <w:marBottom w:val="0"/>
                      <w:divBdr>
                        <w:top w:val="none" w:sz="0" w:space="0" w:color="auto"/>
                        <w:left w:val="none" w:sz="0" w:space="0" w:color="auto"/>
                        <w:bottom w:val="none" w:sz="0" w:space="0" w:color="auto"/>
                        <w:right w:val="none" w:sz="0" w:space="0" w:color="auto"/>
                      </w:divBdr>
                      <w:divsChild>
                        <w:div w:id="3087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4442">
          <w:marLeft w:val="0"/>
          <w:marRight w:val="0"/>
          <w:marTop w:val="0"/>
          <w:marBottom w:val="0"/>
          <w:divBdr>
            <w:top w:val="none" w:sz="0" w:space="0" w:color="auto"/>
            <w:left w:val="none" w:sz="0" w:space="0" w:color="auto"/>
            <w:bottom w:val="none" w:sz="0" w:space="0" w:color="auto"/>
            <w:right w:val="none" w:sz="0" w:space="0" w:color="auto"/>
          </w:divBdr>
        </w:div>
        <w:div w:id="1037043190">
          <w:blockQuote w:val="1"/>
          <w:marLeft w:val="600"/>
          <w:marRight w:val="0"/>
          <w:marTop w:val="0"/>
          <w:marBottom w:val="0"/>
          <w:divBdr>
            <w:top w:val="none" w:sz="0" w:space="0" w:color="auto"/>
            <w:left w:val="none" w:sz="0" w:space="0" w:color="auto"/>
            <w:bottom w:val="none" w:sz="0" w:space="0" w:color="auto"/>
            <w:right w:val="none" w:sz="0" w:space="0" w:color="auto"/>
          </w:divBdr>
          <w:divsChild>
            <w:div w:id="984161053">
              <w:blockQuote w:val="1"/>
              <w:marLeft w:val="600"/>
              <w:marRight w:val="0"/>
              <w:marTop w:val="0"/>
              <w:marBottom w:val="0"/>
              <w:divBdr>
                <w:top w:val="none" w:sz="0" w:space="0" w:color="auto"/>
                <w:left w:val="none" w:sz="0" w:space="0" w:color="auto"/>
                <w:bottom w:val="none" w:sz="0" w:space="0" w:color="auto"/>
                <w:right w:val="none" w:sz="0" w:space="0" w:color="auto"/>
              </w:divBdr>
              <w:divsChild>
                <w:div w:id="19862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3248">
          <w:blockQuote w:val="1"/>
          <w:marLeft w:val="600"/>
          <w:marRight w:val="0"/>
          <w:marTop w:val="0"/>
          <w:marBottom w:val="0"/>
          <w:divBdr>
            <w:top w:val="none" w:sz="0" w:space="0" w:color="auto"/>
            <w:left w:val="none" w:sz="0" w:space="0" w:color="auto"/>
            <w:bottom w:val="none" w:sz="0" w:space="0" w:color="auto"/>
            <w:right w:val="none" w:sz="0" w:space="0" w:color="auto"/>
          </w:divBdr>
          <w:divsChild>
            <w:div w:id="124695875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58675334">
          <w:blockQuote w:val="1"/>
          <w:marLeft w:val="600"/>
          <w:marRight w:val="0"/>
          <w:marTop w:val="0"/>
          <w:marBottom w:val="0"/>
          <w:divBdr>
            <w:top w:val="none" w:sz="0" w:space="0" w:color="auto"/>
            <w:left w:val="none" w:sz="0" w:space="0" w:color="auto"/>
            <w:bottom w:val="none" w:sz="0" w:space="0" w:color="auto"/>
            <w:right w:val="none" w:sz="0" w:space="0" w:color="auto"/>
          </w:divBdr>
          <w:divsChild>
            <w:div w:id="38017887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51578747">
          <w:blockQuote w:val="1"/>
          <w:marLeft w:val="600"/>
          <w:marRight w:val="0"/>
          <w:marTop w:val="0"/>
          <w:marBottom w:val="0"/>
          <w:divBdr>
            <w:top w:val="none" w:sz="0" w:space="0" w:color="auto"/>
            <w:left w:val="none" w:sz="0" w:space="0" w:color="auto"/>
            <w:bottom w:val="none" w:sz="0" w:space="0" w:color="auto"/>
            <w:right w:val="none" w:sz="0" w:space="0" w:color="auto"/>
          </w:divBdr>
          <w:divsChild>
            <w:div w:id="134663443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03058281">
          <w:blockQuote w:val="1"/>
          <w:marLeft w:val="600"/>
          <w:marRight w:val="0"/>
          <w:marTop w:val="0"/>
          <w:marBottom w:val="0"/>
          <w:divBdr>
            <w:top w:val="none" w:sz="0" w:space="0" w:color="auto"/>
            <w:left w:val="none" w:sz="0" w:space="0" w:color="auto"/>
            <w:bottom w:val="none" w:sz="0" w:space="0" w:color="auto"/>
            <w:right w:val="none" w:sz="0" w:space="0" w:color="auto"/>
          </w:divBdr>
          <w:divsChild>
            <w:div w:id="461117925">
              <w:blockQuote w:val="1"/>
              <w:marLeft w:val="600"/>
              <w:marRight w:val="0"/>
              <w:marTop w:val="0"/>
              <w:marBottom w:val="0"/>
              <w:divBdr>
                <w:top w:val="none" w:sz="0" w:space="0" w:color="auto"/>
                <w:left w:val="none" w:sz="0" w:space="0" w:color="auto"/>
                <w:bottom w:val="none" w:sz="0" w:space="0" w:color="auto"/>
                <w:right w:val="none" w:sz="0" w:space="0" w:color="auto"/>
              </w:divBdr>
              <w:divsChild>
                <w:div w:id="12786399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822506206">
          <w:blockQuote w:val="1"/>
          <w:marLeft w:val="600"/>
          <w:marRight w:val="0"/>
          <w:marTop w:val="0"/>
          <w:marBottom w:val="0"/>
          <w:divBdr>
            <w:top w:val="none" w:sz="0" w:space="0" w:color="auto"/>
            <w:left w:val="none" w:sz="0" w:space="0" w:color="auto"/>
            <w:bottom w:val="none" w:sz="0" w:space="0" w:color="auto"/>
            <w:right w:val="none" w:sz="0" w:space="0" w:color="auto"/>
          </w:divBdr>
          <w:divsChild>
            <w:div w:id="797645458">
              <w:blockQuote w:val="1"/>
              <w:marLeft w:val="600"/>
              <w:marRight w:val="0"/>
              <w:marTop w:val="0"/>
              <w:marBottom w:val="0"/>
              <w:divBdr>
                <w:top w:val="none" w:sz="0" w:space="0" w:color="auto"/>
                <w:left w:val="none" w:sz="0" w:space="0" w:color="auto"/>
                <w:bottom w:val="none" w:sz="0" w:space="0" w:color="auto"/>
                <w:right w:val="none" w:sz="0" w:space="0" w:color="auto"/>
              </w:divBdr>
              <w:divsChild>
                <w:div w:id="5301510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68032760">
          <w:blockQuote w:val="1"/>
          <w:marLeft w:val="600"/>
          <w:marRight w:val="0"/>
          <w:marTop w:val="0"/>
          <w:marBottom w:val="0"/>
          <w:divBdr>
            <w:top w:val="none" w:sz="0" w:space="0" w:color="auto"/>
            <w:left w:val="none" w:sz="0" w:space="0" w:color="auto"/>
            <w:bottom w:val="none" w:sz="0" w:space="0" w:color="auto"/>
            <w:right w:val="none" w:sz="0" w:space="0" w:color="auto"/>
          </w:divBdr>
          <w:divsChild>
            <w:div w:id="1256481113">
              <w:blockQuote w:val="1"/>
              <w:marLeft w:val="600"/>
              <w:marRight w:val="0"/>
              <w:marTop w:val="0"/>
              <w:marBottom w:val="0"/>
              <w:divBdr>
                <w:top w:val="none" w:sz="0" w:space="0" w:color="auto"/>
                <w:left w:val="none" w:sz="0" w:space="0" w:color="auto"/>
                <w:bottom w:val="none" w:sz="0" w:space="0" w:color="auto"/>
                <w:right w:val="none" w:sz="0" w:space="0" w:color="auto"/>
              </w:divBdr>
              <w:divsChild>
                <w:div w:id="50209157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6291758">
          <w:blockQuote w:val="1"/>
          <w:marLeft w:val="600"/>
          <w:marRight w:val="0"/>
          <w:marTop w:val="0"/>
          <w:marBottom w:val="0"/>
          <w:divBdr>
            <w:top w:val="none" w:sz="0" w:space="0" w:color="auto"/>
            <w:left w:val="none" w:sz="0" w:space="0" w:color="auto"/>
            <w:bottom w:val="none" w:sz="0" w:space="0" w:color="auto"/>
            <w:right w:val="none" w:sz="0" w:space="0" w:color="auto"/>
          </w:divBdr>
          <w:divsChild>
            <w:div w:id="1173566498">
              <w:blockQuote w:val="1"/>
              <w:marLeft w:val="600"/>
              <w:marRight w:val="0"/>
              <w:marTop w:val="0"/>
              <w:marBottom w:val="0"/>
              <w:divBdr>
                <w:top w:val="none" w:sz="0" w:space="0" w:color="auto"/>
                <w:left w:val="none" w:sz="0" w:space="0" w:color="auto"/>
                <w:bottom w:val="none" w:sz="0" w:space="0" w:color="auto"/>
                <w:right w:val="none" w:sz="0" w:space="0" w:color="auto"/>
              </w:divBdr>
              <w:divsChild>
                <w:div w:id="1068000191">
                  <w:blockQuote w:val="1"/>
                  <w:marLeft w:val="600"/>
                  <w:marRight w:val="0"/>
                  <w:marTop w:val="0"/>
                  <w:marBottom w:val="0"/>
                  <w:divBdr>
                    <w:top w:val="none" w:sz="0" w:space="0" w:color="auto"/>
                    <w:left w:val="none" w:sz="0" w:space="0" w:color="auto"/>
                    <w:bottom w:val="none" w:sz="0" w:space="0" w:color="auto"/>
                    <w:right w:val="none" w:sz="0" w:space="0" w:color="auto"/>
                  </w:divBdr>
                  <w:divsChild>
                    <w:div w:id="147537133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6393">
          <w:blockQuote w:val="1"/>
          <w:marLeft w:val="600"/>
          <w:marRight w:val="0"/>
          <w:marTop w:val="0"/>
          <w:marBottom w:val="0"/>
          <w:divBdr>
            <w:top w:val="none" w:sz="0" w:space="0" w:color="auto"/>
            <w:left w:val="none" w:sz="0" w:space="0" w:color="auto"/>
            <w:bottom w:val="none" w:sz="0" w:space="0" w:color="auto"/>
            <w:right w:val="none" w:sz="0" w:space="0" w:color="auto"/>
          </w:divBdr>
          <w:divsChild>
            <w:div w:id="1685670263">
              <w:blockQuote w:val="1"/>
              <w:marLeft w:val="600"/>
              <w:marRight w:val="0"/>
              <w:marTop w:val="0"/>
              <w:marBottom w:val="0"/>
              <w:divBdr>
                <w:top w:val="none" w:sz="0" w:space="0" w:color="auto"/>
                <w:left w:val="none" w:sz="0" w:space="0" w:color="auto"/>
                <w:bottom w:val="none" w:sz="0" w:space="0" w:color="auto"/>
                <w:right w:val="none" w:sz="0" w:space="0" w:color="auto"/>
              </w:divBdr>
              <w:divsChild>
                <w:div w:id="1599365616">
                  <w:blockQuote w:val="1"/>
                  <w:marLeft w:val="600"/>
                  <w:marRight w:val="0"/>
                  <w:marTop w:val="0"/>
                  <w:marBottom w:val="0"/>
                  <w:divBdr>
                    <w:top w:val="none" w:sz="0" w:space="0" w:color="auto"/>
                    <w:left w:val="none" w:sz="0" w:space="0" w:color="auto"/>
                    <w:bottom w:val="none" w:sz="0" w:space="0" w:color="auto"/>
                    <w:right w:val="none" w:sz="0" w:space="0" w:color="auto"/>
                  </w:divBdr>
                  <w:divsChild>
                    <w:div w:id="127698014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31649">
          <w:blockQuote w:val="1"/>
          <w:marLeft w:val="600"/>
          <w:marRight w:val="0"/>
          <w:marTop w:val="0"/>
          <w:marBottom w:val="0"/>
          <w:divBdr>
            <w:top w:val="none" w:sz="0" w:space="0" w:color="auto"/>
            <w:left w:val="none" w:sz="0" w:space="0" w:color="auto"/>
            <w:bottom w:val="none" w:sz="0" w:space="0" w:color="auto"/>
            <w:right w:val="none" w:sz="0" w:space="0" w:color="auto"/>
          </w:divBdr>
          <w:divsChild>
            <w:div w:id="965965836">
              <w:blockQuote w:val="1"/>
              <w:marLeft w:val="600"/>
              <w:marRight w:val="0"/>
              <w:marTop w:val="0"/>
              <w:marBottom w:val="0"/>
              <w:divBdr>
                <w:top w:val="none" w:sz="0" w:space="0" w:color="auto"/>
                <w:left w:val="none" w:sz="0" w:space="0" w:color="auto"/>
                <w:bottom w:val="none" w:sz="0" w:space="0" w:color="auto"/>
                <w:right w:val="none" w:sz="0" w:space="0" w:color="auto"/>
              </w:divBdr>
              <w:divsChild>
                <w:div w:id="21232642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72973406">
          <w:marLeft w:val="0"/>
          <w:marRight w:val="0"/>
          <w:marTop w:val="0"/>
          <w:marBottom w:val="0"/>
          <w:divBdr>
            <w:top w:val="none" w:sz="0" w:space="0" w:color="auto"/>
            <w:left w:val="none" w:sz="0" w:space="0" w:color="auto"/>
            <w:bottom w:val="none" w:sz="0" w:space="0" w:color="auto"/>
            <w:right w:val="none" w:sz="0" w:space="0" w:color="auto"/>
          </w:divBdr>
        </w:div>
        <w:div w:id="1486553499">
          <w:marLeft w:val="0"/>
          <w:marRight w:val="0"/>
          <w:marTop w:val="0"/>
          <w:marBottom w:val="0"/>
          <w:divBdr>
            <w:top w:val="none" w:sz="0" w:space="0" w:color="auto"/>
            <w:left w:val="none" w:sz="0" w:space="0" w:color="auto"/>
            <w:bottom w:val="none" w:sz="0" w:space="0" w:color="auto"/>
            <w:right w:val="none" w:sz="0" w:space="0" w:color="auto"/>
          </w:divBdr>
        </w:div>
        <w:div w:id="715587975">
          <w:marLeft w:val="0"/>
          <w:marRight w:val="0"/>
          <w:marTop w:val="0"/>
          <w:marBottom w:val="0"/>
          <w:divBdr>
            <w:top w:val="none" w:sz="0" w:space="0" w:color="auto"/>
            <w:left w:val="none" w:sz="0" w:space="0" w:color="auto"/>
            <w:bottom w:val="none" w:sz="0" w:space="0" w:color="auto"/>
            <w:right w:val="none" w:sz="0" w:space="0" w:color="auto"/>
          </w:divBdr>
          <w:divsChild>
            <w:div w:id="621496873">
              <w:marLeft w:val="0"/>
              <w:marRight w:val="0"/>
              <w:marTop w:val="0"/>
              <w:marBottom w:val="0"/>
              <w:divBdr>
                <w:top w:val="none" w:sz="0" w:space="0" w:color="auto"/>
                <w:left w:val="none" w:sz="0" w:space="0" w:color="auto"/>
                <w:bottom w:val="none" w:sz="0" w:space="0" w:color="auto"/>
                <w:right w:val="none" w:sz="0" w:space="0" w:color="auto"/>
              </w:divBdr>
            </w:div>
          </w:divsChild>
        </w:div>
        <w:div w:id="392701255">
          <w:blockQuote w:val="1"/>
          <w:marLeft w:val="600"/>
          <w:marRight w:val="0"/>
          <w:marTop w:val="0"/>
          <w:marBottom w:val="0"/>
          <w:divBdr>
            <w:top w:val="none" w:sz="0" w:space="0" w:color="auto"/>
            <w:left w:val="none" w:sz="0" w:space="0" w:color="auto"/>
            <w:bottom w:val="none" w:sz="0" w:space="0" w:color="auto"/>
            <w:right w:val="none" w:sz="0" w:space="0" w:color="auto"/>
          </w:divBdr>
        </w:div>
        <w:div w:id="1276984173">
          <w:blockQuote w:val="1"/>
          <w:marLeft w:val="600"/>
          <w:marRight w:val="0"/>
          <w:marTop w:val="0"/>
          <w:marBottom w:val="0"/>
          <w:divBdr>
            <w:top w:val="none" w:sz="0" w:space="0" w:color="auto"/>
            <w:left w:val="none" w:sz="0" w:space="0" w:color="auto"/>
            <w:bottom w:val="none" w:sz="0" w:space="0" w:color="auto"/>
            <w:right w:val="none" w:sz="0" w:space="0" w:color="auto"/>
          </w:divBdr>
          <w:divsChild>
            <w:div w:id="794449448">
              <w:blockQuote w:val="1"/>
              <w:marLeft w:val="600"/>
              <w:marRight w:val="0"/>
              <w:marTop w:val="0"/>
              <w:marBottom w:val="0"/>
              <w:divBdr>
                <w:top w:val="none" w:sz="0" w:space="0" w:color="auto"/>
                <w:left w:val="none" w:sz="0" w:space="0" w:color="auto"/>
                <w:bottom w:val="none" w:sz="0" w:space="0" w:color="auto"/>
                <w:right w:val="none" w:sz="0" w:space="0" w:color="auto"/>
              </w:divBdr>
              <w:divsChild>
                <w:div w:id="165827965">
                  <w:blockQuote w:val="1"/>
                  <w:marLeft w:val="600"/>
                  <w:marRight w:val="0"/>
                  <w:marTop w:val="0"/>
                  <w:marBottom w:val="0"/>
                  <w:divBdr>
                    <w:top w:val="none" w:sz="0" w:space="0" w:color="auto"/>
                    <w:left w:val="none" w:sz="0" w:space="0" w:color="auto"/>
                    <w:bottom w:val="none" w:sz="0" w:space="0" w:color="auto"/>
                    <w:right w:val="none" w:sz="0" w:space="0" w:color="auto"/>
                  </w:divBdr>
                  <w:divsChild>
                    <w:div w:id="1778452144">
                      <w:blockQuote w:val="1"/>
                      <w:marLeft w:val="600"/>
                      <w:marRight w:val="0"/>
                      <w:marTop w:val="0"/>
                      <w:marBottom w:val="0"/>
                      <w:divBdr>
                        <w:top w:val="none" w:sz="0" w:space="0" w:color="auto"/>
                        <w:left w:val="none" w:sz="0" w:space="0" w:color="auto"/>
                        <w:bottom w:val="none" w:sz="0" w:space="0" w:color="auto"/>
                        <w:right w:val="none" w:sz="0" w:space="0" w:color="auto"/>
                      </w:divBdr>
                      <w:divsChild>
                        <w:div w:id="36694918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19954">
          <w:blockQuote w:val="1"/>
          <w:marLeft w:val="600"/>
          <w:marRight w:val="0"/>
          <w:marTop w:val="0"/>
          <w:marBottom w:val="0"/>
          <w:divBdr>
            <w:top w:val="none" w:sz="0" w:space="0" w:color="auto"/>
            <w:left w:val="none" w:sz="0" w:space="0" w:color="auto"/>
            <w:bottom w:val="none" w:sz="0" w:space="0" w:color="auto"/>
            <w:right w:val="none" w:sz="0" w:space="0" w:color="auto"/>
          </w:divBdr>
          <w:divsChild>
            <w:div w:id="1666937850">
              <w:blockQuote w:val="1"/>
              <w:marLeft w:val="600"/>
              <w:marRight w:val="0"/>
              <w:marTop w:val="0"/>
              <w:marBottom w:val="0"/>
              <w:divBdr>
                <w:top w:val="none" w:sz="0" w:space="0" w:color="auto"/>
                <w:left w:val="none" w:sz="0" w:space="0" w:color="auto"/>
                <w:bottom w:val="none" w:sz="0" w:space="0" w:color="auto"/>
                <w:right w:val="none" w:sz="0" w:space="0" w:color="auto"/>
              </w:divBdr>
              <w:divsChild>
                <w:div w:id="1865971106">
                  <w:blockQuote w:val="1"/>
                  <w:marLeft w:val="600"/>
                  <w:marRight w:val="0"/>
                  <w:marTop w:val="0"/>
                  <w:marBottom w:val="0"/>
                  <w:divBdr>
                    <w:top w:val="none" w:sz="0" w:space="0" w:color="auto"/>
                    <w:left w:val="none" w:sz="0" w:space="0" w:color="auto"/>
                    <w:bottom w:val="none" w:sz="0" w:space="0" w:color="auto"/>
                    <w:right w:val="none" w:sz="0" w:space="0" w:color="auto"/>
                  </w:divBdr>
                  <w:divsChild>
                    <w:div w:id="146808340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0532">
          <w:blockQuote w:val="1"/>
          <w:marLeft w:val="600"/>
          <w:marRight w:val="0"/>
          <w:marTop w:val="0"/>
          <w:marBottom w:val="0"/>
          <w:divBdr>
            <w:top w:val="none" w:sz="0" w:space="0" w:color="auto"/>
            <w:left w:val="none" w:sz="0" w:space="0" w:color="auto"/>
            <w:bottom w:val="none" w:sz="0" w:space="0" w:color="auto"/>
            <w:right w:val="none" w:sz="0" w:space="0" w:color="auto"/>
          </w:divBdr>
          <w:divsChild>
            <w:div w:id="1469125161">
              <w:blockQuote w:val="1"/>
              <w:marLeft w:val="600"/>
              <w:marRight w:val="0"/>
              <w:marTop w:val="0"/>
              <w:marBottom w:val="0"/>
              <w:divBdr>
                <w:top w:val="none" w:sz="0" w:space="0" w:color="auto"/>
                <w:left w:val="none" w:sz="0" w:space="0" w:color="auto"/>
                <w:bottom w:val="none" w:sz="0" w:space="0" w:color="auto"/>
                <w:right w:val="none" w:sz="0" w:space="0" w:color="auto"/>
              </w:divBdr>
              <w:divsChild>
                <w:div w:id="480852571">
                  <w:blockQuote w:val="1"/>
                  <w:marLeft w:val="600"/>
                  <w:marRight w:val="0"/>
                  <w:marTop w:val="0"/>
                  <w:marBottom w:val="0"/>
                  <w:divBdr>
                    <w:top w:val="none" w:sz="0" w:space="0" w:color="auto"/>
                    <w:left w:val="none" w:sz="0" w:space="0" w:color="auto"/>
                    <w:bottom w:val="none" w:sz="0" w:space="0" w:color="auto"/>
                    <w:right w:val="none" w:sz="0" w:space="0" w:color="auto"/>
                  </w:divBdr>
                  <w:divsChild>
                    <w:div w:id="278028712">
                      <w:blockQuote w:val="1"/>
                      <w:marLeft w:val="600"/>
                      <w:marRight w:val="0"/>
                      <w:marTop w:val="0"/>
                      <w:marBottom w:val="0"/>
                      <w:divBdr>
                        <w:top w:val="none" w:sz="0" w:space="0" w:color="auto"/>
                        <w:left w:val="none" w:sz="0" w:space="0" w:color="auto"/>
                        <w:bottom w:val="none" w:sz="0" w:space="0" w:color="auto"/>
                        <w:right w:val="none" w:sz="0" w:space="0" w:color="auto"/>
                      </w:divBdr>
                      <w:divsChild>
                        <w:div w:id="123936114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331013">
          <w:blockQuote w:val="1"/>
          <w:marLeft w:val="600"/>
          <w:marRight w:val="0"/>
          <w:marTop w:val="0"/>
          <w:marBottom w:val="0"/>
          <w:divBdr>
            <w:top w:val="none" w:sz="0" w:space="0" w:color="auto"/>
            <w:left w:val="none" w:sz="0" w:space="0" w:color="auto"/>
            <w:bottom w:val="none" w:sz="0" w:space="0" w:color="auto"/>
            <w:right w:val="none" w:sz="0" w:space="0" w:color="auto"/>
          </w:divBdr>
          <w:divsChild>
            <w:div w:id="2137985939">
              <w:blockQuote w:val="1"/>
              <w:marLeft w:val="600"/>
              <w:marRight w:val="0"/>
              <w:marTop w:val="0"/>
              <w:marBottom w:val="0"/>
              <w:divBdr>
                <w:top w:val="none" w:sz="0" w:space="0" w:color="auto"/>
                <w:left w:val="none" w:sz="0" w:space="0" w:color="auto"/>
                <w:bottom w:val="none" w:sz="0" w:space="0" w:color="auto"/>
                <w:right w:val="none" w:sz="0" w:space="0" w:color="auto"/>
              </w:divBdr>
              <w:divsChild>
                <w:div w:id="1265532566">
                  <w:blockQuote w:val="1"/>
                  <w:marLeft w:val="600"/>
                  <w:marRight w:val="0"/>
                  <w:marTop w:val="0"/>
                  <w:marBottom w:val="0"/>
                  <w:divBdr>
                    <w:top w:val="none" w:sz="0" w:space="0" w:color="auto"/>
                    <w:left w:val="none" w:sz="0" w:space="0" w:color="auto"/>
                    <w:bottom w:val="none" w:sz="0" w:space="0" w:color="auto"/>
                    <w:right w:val="none" w:sz="0" w:space="0" w:color="auto"/>
                  </w:divBdr>
                  <w:divsChild>
                    <w:div w:id="121091757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0946">
          <w:blockQuote w:val="1"/>
          <w:marLeft w:val="600"/>
          <w:marRight w:val="0"/>
          <w:marTop w:val="0"/>
          <w:marBottom w:val="0"/>
          <w:divBdr>
            <w:top w:val="none" w:sz="0" w:space="0" w:color="auto"/>
            <w:left w:val="none" w:sz="0" w:space="0" w:color="auto"/>
            <w:bottom w:val="none" w:sz="0" w:space="0" w:color="auto"/>
            <w:right w:val="none" w:sz="0" w:space="0" w:color="auto"/>
          </w:divBdr>
        </w:div>
        <w:div w:id="1213888838">
          <w:blockQuote w:val="1"/>
          <w:marLeft w:val="600"/>
          <w:marRight w:val="0"/>
          <w:marTop w:val="0"/>
          <w:marBottom w:val="0"/>
          <w:divBdr>
            <w:top w:val="none" w:sz="0" w:space="0" w:color="auto"/>
            <w:left w:val="none" w:sz="0" w:space="0" w:color="auto"/>
            <w:bottom w:val="none" w:sz="0" w:space="0" w:color="auto"/>
            <w:right w:val="none" w:sz="0" w:space="0" w:color="auto"/>
          </w:divBdr>
          <w:divsChild>
            <w:div w:id="2050108281">
              <w:blockQuote w:val="1"/>
              <w:marLeft w:val="600"/>
              <w:marRight w:val="0"/>
              <w:marTop w:val="0"/>
              <w:marBottom w:val="0"/>
              <w:divBdr>
                <w:top w:val="none" w:sz="0" w:space="0" w:color="auto"/>
                <w:left w:val="none" w:sz="0" w:space="0" w:color="auto"/>
                <w:bottom w:val="none" w:sz="0" w:space="0" w:color="auto"/>
                <w:right w:val="none" w:sz="0" w:space="0" w:color="auto"/>
              </w:divBdr>
              <w:divsChild>
                <w:div w:id="1855462488">
                  <w:blockQuote w:val="1"/>
                  <w:marLeft w:val="600"/>
                  <w:marRight w:val="0"/>
                  <w:marTop w:val="0"/>
                  <w:marBottom w:val="0"/>
                  <w:divBdr>
                    <w:top w:val="none" w:sz="0" w:space="0" w:color="auto"/>
                    <w:left w:val="none" w:sz="0" w:space="0" w:color="auto"/>
                    <w:bottom w:val="none" w:sz="0" w:space="0" w:color="auto"/>
                    <w:right w:val="none" w:sz="0" w:space="0" w:color="auto"/>
                  </w:divBdr>
                  <w:divsChild>
                    <w:div w:id="146789718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03190">
          <w:blockQuote w:val="1"/>
          <w:marLeft w:val="600"/>
          <w:marRight w:val="0"/>
          <w:marTop w:val="0"/>
          <w:marBottom w:val="0"/>
          <w:divBdr>
            <w:top w:val="none" w:sz="0" w:space="0" w:color="auto"/>
            <w:left w:val="none" w:sz="0" w:space="0" w:color="auto"/>
            <w:bottom w:val="none" w:sz="0" w:space="0" w:color="auto"/>
            <w:right w:val="none" w:sz="0" w:space="0" w:color="auto"/>
          </w:divBdr>
          <w:divsChild>
            <w:div w:id="725303444">
              <w:blockQuote w:val="1"/>
              <w:marLeft w:val="600"/>
              <w:marRight w:val="0"/>
              <w:marTop w:val="0"/>
              <w:marBottom w:val="0"/>
              <w:divBdr>
                <w:top w:val="none" w:sz="0" w:space="0" w:color="auto"/>
                <w:left w:val="none" w:sz="0" w:space="0" w:color="auto"/>
                <w:bottom w:val="none" w:sz="0" w:space="0" w:color="auto"/>
                <w:right w:val="none" w:sz="0" w:space="0" w:color="auto"/>
              </w:divBdr>
              <w:divsChild>
                <w:div w:id="6978954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624116296">
          <w:blockQuote w:val="1"/>
          <w:marLeft w:val="600"/>
          <w:marRight w:val="0"/>
          <w:marTop w:val="0"/>
          <w:marBottom w:val="0"/>
          <w:divBdr>
            <w:top w:val="none" w:sz="0" w:space="0" w:color="auto"/>
            <w:left w:val="none" w:sz="0" w:space="0" w:color="auto"/>
            <w:bottom w:val="none" w:sz="0" w:space="0" w:color="auto"/>
            <w:right w:val="none" w:sz="0" w:space="0" w:color="auto"/>
          </w:divBdr>
          <w:divsChild>
            <w:div w:id="72090138">
              <w:blockQuote w:val="1"/>
              <w:marLeft w:val="600"/>
              <w:marRight w:val="0"/>
              <w:marTop w:val="0"/>
              <w:marBottom w:val="0"/>
              <w:divBdr>
                <w:top w:val="none" w:sz="0" w:space="0" w:color="auto"/>
                <w:left w:val="none" w:sz="0" w:space="0" w:color="auto"/>
                <w:bottom w:val="none" w:sz="0" w:space="0" w:color="auto"/>
                <w:right w:val="none" w:sz="0" w:space="0" w:color="auto"/>
              </w:divBdr>
              <w:divsChild>
                <w:div w:id="1638614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801802782">
          <w:blockQuote w:val="1"/>
          <w:marLeft w:val="600"/>
          <w:marRight w:val="0"/>
          <w:marTop w:val="0"/>
          <w:marBottom w:val="0"/>
          <w:divBdr>
            <w:top w:val="none" w:sz="0" w:space="0" w:color="auto"/>
            <w:left w:val="none" w:sz="0" w:space="0" w:color="auto"/>
            <w:bottom w:val="none" w:sz="0" w:space="0" w:color="auto"/>
            <w:right w:val="none" w:sz="0" w:space="0" w:color="auto"/>
          </w:divBdr>
        </w:div>
        <w:div w:id="2080901273">
          <w:marLeft w:val="0"/>
          <w:marRight w:val="0"/>
          <w:marTop w:val="0"/>
          <w:marBottom w:val="0"/>
          <w:divBdr>
            <w:top w:val="none" w:sz="0" w:space="0" w:color="auto"/>
            <w:left w:val="none" w:sz="0" w:space="0" w:color="auto"/>
            <w:bottom w:val="none" w:sz="0" w:space="0" w:color="auto"/>
            <w:right w:val="none" w:sz="0" w:space="0" w:color="auto"/>
          </w:divBdr>
        </w:div>
        <w:div w:id="1406493469">
          <w:marLeft w:val="0"/>
          <w:marRight w:val="0"/>
          <w:marTop w:val="0"/>
          <w:marBottom w:val="0"/>
          <w:divBdr>
            <w:top w:val="none" w:sz="0" w:space="0" w:color="auto"/>
            <w:left w:val="none" w:sz="0" w:space="0" w:color="auto"/>
            <w:bottom w:val="none" w:sz="0" w:space="0" w:color="auto"/>
            <w:right w:val="none" w:sz="0" w:space="0" w:color="auto"/>
          </w:divBdr>
        </w:div>
        <w:div w:id="1763137256">
          <w:marLeft w:val="0"/>
          <w:marRight w:val="0"/>
          <w:marTop w:val="0"/>
          <w:marBottom w:val="0"/>
          <w:divBdr>
            <w:top w:val="none" w:sz="0" w:space="0" w:color="auto"/>
            <w:left w:val="none" w:sz="0" w:space="0" w:color="auto"/>
            <w:bottom w:val="none" w:sz="0" w:space="0" w:color="auto"/>
            <w:right w:val="none" w:sz="0" w:space="0" w:color="auto"/>
          </w:divBdr>
        </w:div>
        <w:div w:id="1272666156">
          <w:blockQuote w:val="1"/>
          <w:marLeft w:val="600"/>
          <w:marRight w:val="0"/>
          <w:marTop w:val="0"/>
          <w:marBottom w:val="0"/>
          <w:divBdr>
            <w:top w:val="none" w:sz="0" w:space="0" w:color="auto"/>
            <w:left w:val="none" w:sz="0" w:space="0" w:color="auto"/>
            <w:bottom w:val="none" w:sz="0" w:space="0" w:color="auto"/>
            <w:right w:val="none" w:sz="0" w:space="0" w:color="auto"/>
          </w:divBdr>
          <w:divsChild>
            <w:div w:id="152375069">
              <w:marLeft w:val="0"/>
              <w:marRight w:val="0"/>
              <w:marTop w:val="0"/>
              <w:marBottom w:val="0"/>
              <w:divBdr>
                <w:top w:val="none" w:sz="0" w:space="0" w:color="auto"/>
                <w:left w:val="none" w:sz="0" w:space="0" w:color="auto"/>
                <w:bottom w:val="none" w:sz="0" w:space="0" w:color="auto"/>
                <w:right w:val="none" w:sz="0" w:space="0" w:color="auto"/>
              </w:divBdr>
              <w:divsChild>
                <w:div w:id="1057247401">
                  <w:blockQuote w:val="1"/>
                  <w:marLeft w:val="600"/>
                  <w:marRight w:val="0"/>
                  <w:marTop w:val="0"/>
                  <w:marBottom w:val="0"/>
                  <w:divBdr>
                    <w:top w:val="none" w:sz="0" w:space="0" w:color="auto"/>
                    <w:left w:val="none" w:sz="0" w:space="0" w:color="auto"/>
                    <w:bottom w:val="none" w:sz="0" w:space="0" w:color="auto"/>
                    <w:right w:val="none" w:sz="0" w:space="0" w:color="auto"/>
                  </w:divBdr>
                  <w:divsChild>
                    <w:div w:id="3485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71250">
          <w:marLeft w:val="0"/>
          <w:marRight w:val="0"/>
          <w:marTop w:val="0"/>
          <w:marBottom w:val="0"/>
          <w:divBdr>
            <w:top w:val="none" w:sz="0" w:space="0" w:color="auto"/>
            <w:left w:val="none" w:sz="0" w:space="0" w:color="auto"/>
            <w:bottom w:val="none" w:sz="0" w:space="0" w:color="auto"/>
            <w:right w:val="none" w:sz="0" w:space="0" w:color="auto"/>
          </w:divBdr>
        </w:div>
        <w:div w:id="1910144756">
          <w:marLeft w:val="0"/>
          <w:marRight w:val="0"/>
          <w:marTop w:val="0"/>
          <w:marBottom w:val="0"/>
          <w:divBdr>
            <w:top w:val="none" w:sz="0" w:space="0" w:color="auto"/>
            <w:left w:val="none" w:sz="0" w:space="0" w:color="auto"/>
            <w:bottom w:val="none" w:sz="0" w:space="0" w:color="auto"/>
            <w:right w:val="none" w:sz="0" w:space="0" w:color="auto"/>
          </w:divBdr>
        </w:div>
        <w:div w:id="2017805521">
          <w:marLeft w:val="0"/>
          <w:marRight w:val="0"/>
          <w:marTop w:val="0"/>
          <w:marBottom w:val="0"/>
          <w:divBdr>
            <w:top w:val="none" w:sz="0" w:space="0" w:color="auto"/>
            <w:left w:val="none" w:sz="0" w:space="0" w:color="auto"/>
            <w:bottom w:val="none" w:sz="0" w:space="0" w:color="auto"/>
            <w:right w:val="none" w:sz="0" w:space="0" w:color="auto"/>
          </w:divBdr>
        </w:div>
        <w:div w:id="486433108">
          <w:marLeft w:val="0"/>
          <w:marRight w:val="0"/>
          <w:marTop w:val="0"/>
          <w:marBottom w:val="0"/>
          <w:divBdr>
            <w:top w:val="none" w:sz="0" w:space="0" w:color="auto"/>
            <w:left w:val="none" w:sz="0" w:space="0" w:color="auto"/>
            <w:bottom w:val="none" w:sz="0" w:space="0" w:color="auto"/>
            <w:right w:val="none" w:sz="0" w:space="0" w:color="auto"/>
          </w:divBdr>
        </w:div>
        <w:div w:id="751664405">
          <w:blockQuote w:val="1"/>
          <w:marLeft w:val="600"/>
          <w:marRight w:val="0"/>
          <w:marTop w:val="0"/>
          <w:marBottom w:val="0"/>
          <w:divBdr>
            <w:top w:val="none" w:sz="0" w:space="0" w:color="auto"/>
            <w:left w:val="none" w:sz="0" w:space="0" w:color="auto"/>
            <w:bottom w:val="none" w:sz="0" w:space="0" w:color="auto"/>
            <w:right w:val="none" w:sz="0" w:space="0" w:color="auto"/>
          </w:divBdr>
          <w:divsChild>
            <w:div w:id="80684009">
              <w:blockQuote w:val="1"/>
              <w:marLeft w:val="600"/>
              <w:marRight w:val="0"/>
              <w:marTop w:val="0"/>
              <w:marBottom w:val="0"/>
              <w:divBdr>
                <w:top w:val="none" w:sz="0" w:space="0" w:color="auto"/>
                <w:left w:val="none" w:sz="0" w:space="0" w:color="auto"/>
                <w:bottom w:val="none" w:sz="0" w:space="0" w:color="auto"/>
                <w:right w:val="none" w:sz="0" w:space="0" w:color="auto"/>
              </w:divBdr>
              <w:divsChild>
                <w:div w:id="849367583">
                  <w:blockQuote w:val="1"/>
                  <w:marLeft w:val="600"/>
                  <w:marRight w:val="0"/>
                  <w:marTop w:val="0"/>
                  <w:marBottom w:val="0"/>
                  <w:divBdr>
                    <w:top w:val="none" w:sz="0" w:space="0" w:color="auto"/>
                    <w:left w:val="none" w:sz="0" w:space="0" w:color="auto"/>
                    <w:bottom w:val="none" w:sz="0" w:space="0" w:color="auto"/>
                    <w:right w:val="none" w:sz="0" w:space="0" w:color="auto"/>
                  </w:divBdr>
                  <w:divsChild>
                    <w:div w:id="622544465">
                      <w:marLeft w:val="0"/>
                      <w:marRight w:val="0"/>
                      <w:marTop w:val="0"/>
                      <w:marBottom w:val="0"/>
                      <w:divBdr>
                        <w:top w:val="none" w:sz="0" w:space="0" w:color="auto"/>
                        <w:left w:val="none" w:sz="0" w:space="0" w:color="auto"/>
                        <w:bottom w:val="none" w:sz="0" w:space="0" w:color="auto"/>
                        <w:right w:val="none" w:sz="0" w:space="0" w:color="auto"/>
                      </w:divBdr>
                      <w:divsChild>
                        <w:div w:id="704643486">
                          <w:blockQuote w:val="1"/>
                          <w:marLeft w:val="600"/>
                          <w:marRight w:val="0"/>
                          <w:marTop w:val="0"/>
                          <w:marBottom w:val="0"/>
                          <w:divBdr>
                            <w:top w:val="none" w:sz="0" w:space="0" w:color="auto"/>
                            <w:left w:val="none" w:sz="0" w:space="0" w:color="auto"/>
                            <w:bottom w:val="none" w:sz="0" w:space="0" w:color="auto"/>
                            <w:right w:val="none" w:sz="0" w:space="0" w:color="auto"/>
                          </w:divBdr>
                          <w:divsChild>
                            <w:div w:id="196950547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90922">
          <w:marLeft w:val="0"/>
          <w:marRight w:val="0"/>
          <w:marTop w:val="0"/>
          <w:marBottom w:val="0"/>
          <w:divBdr>
            <w:top w:val="none" w:sz="0" w:space="0" w:color="auto"/>
            <w:left w:val="none" w:sz="0" w:space="0" w:color="auto"/>
            <w:bottom w:val="none" w:sz="0" w:space="0" w:color="auto"/>
            <w:right w:val="none" w:sz="0" w:space="0" w:color="auto"/>
          </w:divBdr>
        </w:div>
        <w:div w:id="2010861099">
          <w:marLeft w:val="0"/>
          <w:marRight w:val="0"/>
          <w:marTop w:val="0"/>
          <w:marBottom w:val="0"/>
          <w:divBdr>
            <w:top w:val="none" w:sz="0" w:space="0" w:color="auto"/>
            <w:left w:val="none" w:sz="0" w:space="0" w:color="auto"/>
            <w:bottom w:val="none" w:sz="0" w:space="0" w:color="auto"/>
            <w:right w:val="none" w:sz="0" w:space="0" w:color="auto"/>
          </w:divBdr>
        </w:div>
        <w:div w:id="1500270195">
          <w:marLeft w:val="0"/>
          <w:marRight w:val="0"/>
          <w:marTop w:val="0"/>
          <w:marBottom w:val="0"/>
          <w:divBdr>
            <w:top w:val="none" w:sz="0" w:space="0" w:color="auto"/>
            <w:left w:val="none" w:sz="0" w:space="0" w:color="auto"/>
            <w:bottom w:val="none" w:sz="0" w:space="0" w:color="auto"/>
            <w:right w:val="none" w:sz="0" w:space="0" w:color="auto"/>
          </w:divBdr>
        </w:div>
        <w:div w:id="747003070">
          <w:marLeft w:val="0"/>
          <w:marRight w:val="0"/>
          <w:marTop w:val="0"/>
          <w:marBottom w:val="0"/>
          <w:divBdr>
            <w:top w:val="none" w:sz="0" w:space="0" w:color="auto"/>
            <w:left w:val="none" w:sz="0" w:space="0" w:color="auto"/>
            <w:bottom w:val="none" w:sz="0" w:space="0" w:color="auto"/>
            <w:right w:val="none" w:sz="0" w:space="0" w:color="auto"/>
          </w:divBdr>
          <w:divsChild>
            <w:div w:id="525414061">
              <w:marLeft w:val="0"/>
              <w:marRight w:val="0"/>
              <w:marTop w:val="0"/>
              <w:marBottom w:val="0"/>
              <w:divBdr>
                <w:top w:val="none" w:sz="0" w:space="0" w:color="auto"/>
                <w:left w:val="none" w:sz="0" w:space="0" w:color="auto"/>
                <w:bottom w:val="none" w:sz="0" w:space="0" w:color="auto"/>
                <w:right w:val="none" w:sz="0" w:space="0" w:color="auto"/>
              </w:divBdr>
            </w:div>
          </w:divsChild>
        </w:div>
        <w:div w:id="88085567">
          <w:marLeft w:val="0"/>
          <w:marRight w:val="0"/>
          <w:marTop w:val="0"/>
          <w:marBottom w:val="0"/>
          <w:divBdr>
            <w:top w:val="none" w:sz="0" w:space="0" w:color="auto"/>
            <w:left w:val="none" w:sz="0" w:space="0" w:color="auto"/>
            <w:bottom w:val="none" w:sz="0" w:space="0" w:color="auto"/>
            <w:right w:val="none" w:sz="0" w:space="0" w:color="auto"/>
          </w:divBdr>
        </w:div>
        <w:div w:id="1441947792">
          <w:marLeft w:val="0"/>
          <w:marRight w:val="0"/>
          <w:marTop w:val="0"/>
          <w:marBottom w:val="0"/>
          <w:divBdr>
            <w:top w:val="none" w:sz="0" w:space="0" w:color="auto"/>
            <w:left w:val="none" w:sz="0" w:space="0" w:color="auto"/>
            <w:bottom w:val="none" w:sz="0" w:space="0" w:color="auto"/>
            <w:right w:val="none" w:sz="0" w:space="0" w:color="auto"/>
          </w:divBdr>
        </w:div>
        <w:div w:id="621616808">
          <w:blockQuote w:val="1"/>
          <w:marLeft w:val="600"/>
          <w:marRight w:val="0"/>
          <w:marTop w:val="0"/>
          <w:marBottom w:val="0"/>
          <w:divBdr>
            <w:top w:val="none" w:sz="0" w:space="0" w:color="auto"/>
            <w:left w:val="none" w:sz="0" w:space="0" w:color="auto"/>
            <w:bottom w:val="none" w:sz="0" w:space="0" w:color="auto"/>
            <w:right w:val="none" w:sz="0" w:space="0" w:color="auto"/>
          </w:divBdr>
        </w:div>
        <w:div w:id="1262957465">
          <w:blockQuote w:val="1"/>
          <w:marLeft w:val="600"/>
          <w:marRight w:val="0"/>
          <w:marTop w:val="0"/>
          <w:marBottom w:val="0"/>
          <w:divBdr>
            <w:top w:val="none" w:sz="0" w:space="0" w:color="auto"/>
            <w:left w:val="none" w:sz="0" w:space="0" w:color="auto"/>
            <w:bottom w:val="none" w:sz="0" w:space="0" w:color="auto"/>
            <w:right w:val="none" w:sz="0" w:space="0" w:color="auto"/>
          </w:divBdr>
          <w:divsChild>
            <w:div w:id="495802326">
              <w:blockQuote w:val="1"/>
              <w:marLeft w:val="600"/>
              <w:marRight w:val="0"/>
              <w:marTop w:val="0"/>
              <w:marBottom w:val="0"/>
              <w:divBdr>
                <w:top w:val="none" w:sz="0" w:space="0" w:color="auto"/>
                <w:left w:val="none" w:sz="0" w:space="0" w:color="auto"/>
                <w:bottom w:val="none" w:sz="0" w:space="0" w:color="auto"/>
                <w:right w:val="none" w:sz="0" w:space="0" w:color="auto"/>
              </w:divBdr>
              <w:divsChild>
                <w:div w:id="9033736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93649293">
          <w:blockQuote w:val="1"/>
          <w:marLeft w:val="600"/>
          <w:marRight w:val="0"/>
          <w:marTop w:val="0"/>
          <w:marBottom w:val="0"/>
          <w:divBdr>
            <w:top w:val="none" w:sz="0" w:space="0" w:color="auto"/>
            <w:left w:val="none" w:sz="0" w:space="0" w:color="auto"/>
            <w:bottom w:val="none" w:sz="0" w:space="0" w:color="auto"/>
            <w:right w:val="none" w:sz="0" w:space="0" w:color="auto"/>
          </w:divBdr>
          <w:divsChild>
            <w:div w:id="715155314">
              <w:blockQuote w:val="1"/>
              <w:marLeft w:val="600"/>
              <w:marRight w:val="0"/>
              <w:marTop w:val="0"/>
              <w:marBottom w:val="0"/>
              <w:divBdr>
                <w:top w:val="none" w:sz="0" w:space="0" w:color="auto"/>
                <w:left w:val="none" w:sz="0" w:space="0" w:color="auto"/>
                <w:bottom w:val="none" w:sz="0" w:space="0" w:color="auto"/>
                <w:right w:val="none" w:sz="0" w:space="0" w:color="auto"/>
              </w:divBdr>
              <w:divsChild>
                <w:div w:id="911015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28189261">
          <w:blockQuote w:val="1"/>
          <w:marLeft w:val="600"/>
          <w:marRight w:val="0"/>
          <w:marTop w:val="0"/>
          <w:marBottom w:val="0"/>
          <w:divBdr>
            <w:top w:val="none" w:sz="0" w:space="0" w:color="auto"/>
            <w:left w:val="none" w:sz="0" w:space="0" w:color="auto"/>
            <w:bottom w:val="none" w:sz="0" w:space="0" w:color="auto"/>
            <w:right w:val="none" w:sz="0" w:space="0" w:color="auto"/>
          </w:divBdr>
          <w:divsChild>
            <w:div w:id="105967333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43258525">
          <w:blockQuote w:val="1"/>
          <w:marLeft w:val="600"/>
          <w:marRight w:val="0"/>
          <w:marTop w:val="0"/>
          <w:marBottom w:val="0"/>
          <w:divBdr>
            <w:top w:val="none" w:sz="0" w:space="0" w:color="auto"/>
            <w:left w:val="none" w:sz="0" w:space="0" w:color="auto"/>
            <w:bottom w:val="none" w:sz="0" w:space="0" w:color="auto"/>
            <w:right w:val="none" w:sz="0" w:space="0" w:color="auto"/>
          </w:divBdr>
          <w:divsChild>
            <w:div w:id="18763092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74578199">
          <w:blockQuote w:val="1"/>
          <w:marLeft w:val="600"/>
          <w:marRight w:val="0"/>
          <w:marTop w:val="0"/>
          <w:marBottom w:val="0"/>
          <w:divBdr>
            <w:top w:val="none" w:sz="0" w:space="0" w:color="auto"/>
            <w:left w:val="none" w:sz="0" w:space="0" w:color="auto"/>
            <w:bottom w:val="none" w:sz="0" w:space="0" w:color="auto"/>
            <w:right w:val="none" w:sz="0" w:space="0" w:color="auto"/>
          </w:divBdr>
          <w:divsChild>
            <w:div w:id="766003534">
              <w:blockQuote w:val="1"/>
              <w:marLeft w:val="600"/>
              <w:marRight w:val="0"/>
              <w:marTop w:val="0"/>
              <w:marBottom w:val="0"/>
              <w:divBdr>
                <w:top w:val="none" w:sz="0" w:space="0" w:color="auto"/>
                <w:left w:val="none" w:sz="0" w:space="0" w:color="auto"/>
                <w:bottom w:val="none" w:sz="0" w:space="0" w:color="auto"/>
                <w:right w:val="none" w:sz="0" w:space="0" w:color="auto"/>
              </w:divBdr>
              <w:divsChild>
                <w:div w:id="37886683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369957473">
          <w:marLeft w:val="0"/>
          <w:marRight w:val="0"/>
          <w:marTop w:val="0"/>
          <w:marBottom w:val="0"/>
          <w:divBdr>
            <w:top w:val="none" w:sz="0" w:space="0" w:color="auto"/>
            <w:left w:val="none" w:sz="0" w:space="0" w:color="auto"/>
            <w:bottom w:val="none" w:sz="0" w:space="0" w:color="auto"/>
            <w:right w:val="none" w:sz="0" w:space="0" w:color="auto"/>
          </w:divBdr>
          <w:divsChild>
            <w:div w:id="475340037">
              <w:marLeft w:val="0"/>
              <w:marRight w:val="0"/>
              <w:marTop w:val="0"/>
              <w:marBottom w:val="0"/>
              <w:divBdr>
                <w:top w:val="none" w:sz="0" w:space="0" w:color="auto"/>
                <w:left w:val="none" w:sz="0" w:space="0" w:color="auto"/>
                <w:bottom w:val="none" w:sz="0" w:space="0" w:color="auto"/>
                <w:right w:val="none" w:sz="0" w:space="0" w:color="auto"/>
              </w:divBdr>
            </w:div>
            <w:div w:id="1169976932">
              <w:marLeft w:val="0"/>
              <w:marRight w:val="0"/>
              <w:marTop w:val="0"/>
              <w:marBottom w:val="0"/>
              <w:divBdr>
                <w:top w:val="none" w:sz="0" w:space="0" w:color="auto"/>
                <w:left w:val="none" w:sz="0" w:space="0" w:color="auto"/>
                <w:bottom w:val="none" w:sz="0" w:space="0" w:color="auto"/>
                <w:right w:val="none" w:sz="0" w:space="0" w:color="auto"/>
              </w:divBdr>
            </w:div>
            <w:div w:id="325207755">
              <w:marLeft w:val="0"/>
              <w:marRight w:val="0"/>
              <w:marTop w:val="0"/>
              <w:marBottom w:val="0"/>
              <w:divBdr>
                <w:top w:val="none" w:sz="0" w:space="0" w:color="auto"/>
                <w:left w:val="none" w:sz="0" w:space="0" w:color="auto"/>
                <w:bottom w:val="none" w:sz="0" w:space="0" w:color="auto"/>
                <w:right w:val="none" w:sz="0" w:space="0" w:color="auto"/>
              </w:divBdr>
            </w:div>
            <w:div w:id="90393792">
              <w:marLeft w:val="0"/>
              <w:marRight w:val="0"/>
              <w:marTop w:val="0"/>
              <w:marBottom w:val="0"/>
              <w:divBdr>
                <w:top w:val="none" w:sz="0" w:space="0" w:color="auto"/>
                <w:left w:val="none" w:sz="0" w:space="0" w:color="auto"/>
                <w:bottom w:val="none" w:sz="0" w:space="0" w:color="auto"/>
                <w:right w:val="none" w:sz="0" w:space="0" w:color="auto"/>
              </w:divBdr>
            </w:div>
            <w:div w:id="161967491">
              <w:marLeft w:val="0"/>
              <w:marRight w:val="0"/>
              <w:marTop w:val="0"/>
              <w:marBottom w:val="0"/>
              <w:divBdr>
                <w:top w:val="none" w:sz="0" w:space="0" w:color="auto"/>
                <w:left w:val="none" w:sz="0" w:space="0" w:color="auto"/>
                <w:bottom w:val="none" w:sz="0" w:space="0" w:color="auto"/>
                <w:right w:val="none" w:sz="0" w:space="0" w:color="auto"/>
              </w:divBdr>
            </w:div>
            <w:div w:id="1536313366">
              <w:marLeft w:val="0"/>
              <w:marRight w:val="0"/>
              <w:marTop w:val="0"/>
              <w:marBottom w:val="0"/>
              <w:divBdr>
                <w:top w:val="none" w:sz="0" w:space="0" w:color="auto"/>
                <w:left w:val="none" w:sz="0" w:space="0" w:color="auto"/>
                <w:bottom w:val="none" w:sz="0" w:space="0" w:color="auto"/>
                <w:right w:val="none" w:sz="0" w:space="0" w:color="auto"/>
              </w:divBdr>
            </w:div>
          </w:divsChild>
        </w:div>
        <w:div w:id="2066642186">
          <w:blockQuote w:val="1"/>
          <w:marLeft w:val="600"/>
          <w:marRight w:val="0"/>
          <w:marTop w:val="0"/>
          <w:marBottom w:val="0"/>
          <w:divBdr>
            <w:top w:val="none" w:sz="0" w:space="0" w:color="auto"/>
            <w:left w:val="none" w:sz="0" w:space="0" w:color="auto"/>
            <w:bottom w:val="none" w:sz="0" w:space="0" w:color="auto"/>
            <w:right w:val="none" w:sz="0" w:space="0" w:color="auto"/>
          </w:divBdr>
          <w:divsChild>
            <w:div w:id="1005477564">
              <w:blockQuote w:val="1"/>
              <w:marLeft w:val="600"/>
              <w:marRight w:val="0"/>
              <w:marTop w:val="0"/>
              <w:marBottom w:val="0"/>
              <w:divBdr>
                <w:top w:val="none" w:sz="0" w:space="0" w:color="auto"/>
                <w:left w:val="none" w:sz="0" w:space="0" w:color="auto"/>
                <w:bottom w:val="none" w:sz="0" w:space="0" w:color="auto"/>
                <w:right w:val="none" w:sz="0" w:space="0" w:color="auto"/>
              </w:divBdr>
              <w:divsChild>
                <w:div w:id="2010055979">
                  <w:blockQuote w:val="1"/>
                  <w:marLeft w:val="600"/>
                  <w:marRight w:val="0"/>
                  <w:marTop w:val="0"/>
                  <w:marBottom w:val="0"/>
                  <w:divBdr>
                    <w:top w:val="none" w:sz="0" w:space="0" w:color="auto"/>
                    <w:left w:val="none" w:sz="0" w:space="0" w:color="auto"/>
                    <w:bottom w:val="none" w:sz="0" w:space="0" w:color="auto"/>
                    <w:right w:val="none" w:sz="0" w:space="0" w:color="auto"/>
                  </w:divBdr>
                  <w:divsChild>
                    <w:div w:id="1925917125">
                      <w:blockQuote w:val="1"/>
                      <w:marLeft w:val="600"/>
                      <w:marRight w:val="0"/>
                      <w:marTop w:val="0"/>
                      <w:marBottom w:val="0"/>
                      <w:divBdr>
                        <w:top w:val="none" w:sz="0" w:space="0" w:color="auto"/>
                        <w:left w:val="none" w:sz="0" w:space="0" w:color="auto"/>
                        <w:bottom w:val="none" w:sz="0" w:space="0" w:color="auto"/>
                        <w:right w:val="none" w:sz="0" w:space="0" w:color="auto"/>
                      </w:divBdr>
                      <w:divsChild>
                        <w:div w:id="1297376596">
                          <w:marLeft w:val="0"/>
                          <w:marRight w:val="0"/>
                          <w:marTop w:val="0"/>
                          <w:marBottom w:val="0"/>
                          <w:divBdr>
                            <w:top w:val="none" w:sz="0" w:space="0" w:color="auto"/>
                            <w:left w:val="none" w:sz="0" w:space="0" w:color="auto"/>
                            <w:bottom w:val="none" w:sz="0" w:space="0" w:color="auto"/>
                            <w:right w:val="none" w:sz="0" w:space="0" w:color="auto"/>
                          </w:divBdr>
                          <w:divsChild>
                            <w:div w:id="1455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17601">
          <w:marLeft w:val="0"/>
          <w:marRight w:val="0"/>
          <w:marTop w:val="0"/>
          <w:marBottom w:val="0"/>
          <w:divBdr>
            <w:top w:val="none" w:sz="0" w:space="0" w:color="auto"/>
            <w:left w:val="none" w:sz="0" w:space="0" w:color="auto"/>
            <w:bottom w:val="none" w:sz="0" w:space="0" w:color="auto"/>
            <w:right w:val="none" w:sz="0" w:space="0" w:color="auto"/>
          </w:divBdr>
          <w:divsChild>
            <w:div w:id="433290327">
              <w:marLeft w:val="0"/>
              <w:marRight w:val="0"/>
              <w:marTop w:val="0"/>
              <w:marBottom w:val="0"/>
              <w:divBdr>
                <w:top w:val="none" w:sz="0" w:space="0" w:color="auto"/>
                <w:left w:val="none" w:sz="0" w:space="0" w:color="auto"/>
                <w:bottom w:val="none" w:sz="0" w:space="0" w:color="auto"/>
                <w:right w:val="none" w:sz="0" w:space="0" w:color="auto"/>
              </w:divBdr>
            </w:div>
            <w:div w:id="902331928">
              <w:marLeft w:val="0"/>
              <w:marRight w:val="0"/>
              <w:marTop w:val="0"/>
              <w:marBottom w:val="0"/>
              <w:divBdr>
                <w:top w:val="none" w:sz="0" w:space="0" w:color="auto"/>
                <w:left w:val="none" w:sz="0" w:space="0" w:color="auto"/>
                <w:bottom w:val="none" w:sz="0" w:space="0" w:color="auto"/>
                <w:right w:val="none" w:sz="0" w:space="0" w:color="auto"/>
              </w:divBdr>
            </w:div>
          </w:divsChild>
        </w:div>
        <w:div w:id="618494879">
          <w:blockQuote w:val="1"/>
          <w:marLeft w:val="600"/>
          <w:marRight w:val="0"/>
          <w:marTop w:val="0"/>
          <w:marBottom w:val="0"/>
          <w:divBdr>
            <w:top w:val="none" w:sz="0" w:space="0" w:color="auto"/>
            <w:left w:val="none" w:sz="0" w:space="0" w:color="auto"/>
            <w:bottom w:val="none" w:sz="0" w:space="0" w:color="auto"/>
            <w:right w:val="none" w:sz="0" w:space="0" w:color="auto"/>
          </w:divBdr>
          <w:divsChild>
            <w:div w:id="1225143758">
              <w:blockQuote w:val="1"/>
              <w:marLeft w:val="600"/>
              <w:marRight w:val="0"/>
              <w:marTop w:val="0"/>
              <w:marBottom w:val="0"/>
              <w:divBdr>
                <w:top w:val="none" w:sz="0" w:space="0" w:color="auto"/>
                <w:left w:val="none" w:sz="0" w:space="0" w:color="auto"/>
                <w:bottom w:val="none" w:sz="0" w:space="0" w:color="auto"/>
                <w:right w:val="none" w:sz="0" w:space="0" w:color="auto"/>
              </w:divBdr>
              <w:divsChild>
                <w:div w:id="923495210">
                  <w:marLeft w:val="0"/>
                  <w:marRight w:val="0"/>
                  <w:marTop w:val="0"/>
                  <w:marBottom w:val="0"/>
                  <w:divBdr>
                    <w:top w:val="none" w:sz="0" w:space="0" w:color="auto"/>
                    <w:left w:val="none" w:sz="0" w:space="0" w:color="auto"/>
                    <w:bottom w:val="none" w:sz="0" w:space="0" w:color="auto"/>
                    <w:right w:val="none" w:sz="0" w:space="0" w:color="auto"/>
                  </w:divBdr>
                  <w:divsChild>
                    <w:div w:id="606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010">
          <w:marLeft w:val="0"/>
          <w:marRight w:val="0"/>
          <w:marTop w:val="0"/>
          <w:marBottom w:val="0"/>
          <w:divBdr>
            <w:top w:val="none" w:sz="0" w:space="0" w:color="auto"/>
            <w:left w:val="none" w:sz="0" w:space="0" w:color="auto"/>
            <w:bottom w:val="none" w:sz="0" w:space="0" w:color="auto"/>
            <w:right w:val="none" w:sz="0" w:space="0" w:color="auto"/>
          </w:divBdr>
          <w:divsChild>
            <w:div w:id="1025909088">
              <w:marLeft w:val="0"/>
              <w:marRight w:val="0"/>
              <w:marTop w:val="0"/>
              <w:marBottom w:val="0"/>
              <w:divBdr>
                <w:top w:val="none" w:sz="0" w:space="0" w:color="auto"/>
                <w:left w:val="none" w:sz="0" w:space="0" w:color="auto"/>
                <w:bottom w:val="none" w:sz="0" w:space="0" w:color="auto"/>
                <w:right w:val="none" w:sz="0" w:space="0" w:color="auto"/>
              </w:divBdr>
            </w:div>
            <w:div w:id="1801991702">
              <w:marLeft w:val="0"/>
              <w:marRight w:val="0"/>
              <w:marTop w:val="0"/>
              <w:marBottom w:val="0"/>
              <w:divBdr>
                <w:top w:val="none" w:sz="0" w:space="0" w:color="auto"/>
                <w:left w:val="none" w:sz="0" w:space="0" w:color="auto"/>
                <w:bottom w:val="none" w:sz="0" w:space="0" w:color="auto"/>
                <w:right w:val="none" w:sz="0" w:space="0" w:color="auto"/>
              </w:divBdr>
            </w:div>
          </w:divsChild>
        </w:div>
        <w:div w:id="983201925">
          <w:blockQuote w:val="1"/>
          <w:marLeft w:val="600"/>
          <w:marRight w:val="0"/>
          <w:marTop w:val="0"/>
          <w:marBottom w:val="0"/>
          <w:divBdr>
            <w:top w:val="none" w:sz="0" w:space="0" w:color="auto"/>
            <w:left w:val="none" w:sz="0" w:space="0" w:color="auto"/>
            <w:bottom w:val="none" w:sz="0" w:space="0" w:color="auto"/>
            <w:right w:val="none" w:sz="0" w:space="0" w:color="auto"/>
          </w:divBdr>
          <w:divsChild>
            <w:div w:id="1754545685">
              <w:blockQuote w:val="1"/>
              <w:marLeft w:val="600"/>
              <w:marRight w:val="0"/>
              <w:marTop w:val="0"/>
              <w:marBottom w:val="0"/>
              <w:divBdr>
                <w:top w:val="none" w:sz="0" w:space="0" w:color="auto"/>
                <w:left w:val="none" w:sz="0" w:space="0" w:color="auto"/>
                <w:bottom w:val="none" w:sz="0" w:space="0" w:color="auto"/>
                <w:right w:val="none" w:sz="0" w:space="0" w:color="auto"/>
              </w:divBdr>
              <w:divsChild>
                <w:div w:id="543828384">
                  <w:blockQuote w:val="1"/>
                  <w:marLeft w:val="600"/>
                  <w:marRight w:val="0"/>
                  <w:marTop w:val="0"/>
                  <w:marBottom w:val="0"/>
                  <w:divBdr>
                    <w:top w:val="none" w:sz="0" w:space="0" w:color="auto"/>
                    <w:left w:val="none" w:sz="0" w:space="0" w:color="auto"/>
                    <w:bottom w:val="none" w:sz="0" w:space="0" w:color="auto"/>
                    <w:right w:val="none" w:sz="0" w:space="0" w:color="auto"/>
                  </w:divBdr>
                  <w:divsChild>
                    <w:div w:id="481384735">
                      <w:marLeft w:val="0"/>
                      <w:marRight w:val="0"/>
                      <w:marTop w:val="0"/>
                      <w:marBottom w:val="0"/>
                      <w:divBdr>
                        <w:top w:val="none" w:sz="0" w:space="0" w:color="auto"/>
                        <w:left w:val="none" w:sz="0" w:space="0" w:color="auto"/>
                        <w:bottom w:val="none" w:sz="0" w:space="0" w:color="auto"/>
                        <w:right w:val="none" w:sz="0" w:space="0" w:color="auto"/>
                      </w:divBdr>
                      <w:divsChild>
                        <w:div w:id="18186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16393">
          <w:marLeft w:val="0"/>
          <w:marRight w:val="0"/>
          <w:marTop w:val="0"/>
          <w:marBottom w:val="0"/>
          <w:divBdr>
            <w:top w:val="none" w:sz="0" w:space="0" w:color="auto"/>
            <w:left w:val="none" w:sz="0" w:space="0" w:color="auto"/>
            <w:bottom w:val="none" w:sz="0" w:space="0" w:color="auto"/>
            <w:right w:val="none" w:sz="0" w:space="0" w:color="auto"/>
          </w:divBdr>
          <w:divsChild>
            <w:div w:id="651373555">
              <w:marLeft w:val="0"/>
              <w:marRight w:val="0"/>
              <w:marTop w:val="0"/>
              <w:marBottom w:val="0"/>
              <w:divBdr>
                <w:top w:val="none" w:sz="0" w:space="0" w:color="auto"/>
                <w:left w:val="none" w:sz="0" w:space="0" w:color="auto"/>
                <w:bottom w:val="none" w:sz="0" w:space="0" w:color="auto"/>
                <w:right w:val="none" w:sz="0" w:space="0" w:color="auto"/>
              </w:divBdr>
            </w:div>
            <w:div w:id="459499149">
              <w:marLeft w:val="0"/>
              <w:marRight w:val="0"/>
              <w:marTop w:val="0"/>
              <w:marBottom w:val="0"/>
              <w:divBdr>
                <w:top w:val="none" w:sz="0" w:space="0" w:color="auto"/>
                <w:left w:val="none" w:sz="0" w:space="0" w:color="auto"/>
                <w:bottom w:val="none" w:sz="0" w:space="0" w:color="auto"/>
                <w:right w:val="none" w:sz="0" w:space="0" w:color="auto"/>
              </w:divBdr>
            </w:div>
          </w:divsChild>
        </w:div>
        <w:div w:id="2044866904">
          <w:blockQuote w:val="1"/>
          <w:marLeft w:val="600"/>
          <w:marRight w:val="0"/>
          <w:marTop w:val="0"/>
          <w:marBottom w:val="0"/>
          <w:divBdr>
            <w:top w:val="none" w:sz="0" w:space="0" w:color="auto"/>
            <w:left w:val="none" w:sz="0" w:space="0" w:color="auto"/>
            <w:bottom w:val="none" w:sz="0" w:space="0" w:color="auto"/>
            <w:right w:val="none" w:sz="0" w:space="0" w:color="auto"/>
          </w:divBdr>
          <w:divsChild>
            <w:div w:id="1939287116">
              <w:blockQuote w:val="1"/>
              <w:marLeft w:val="600"/>
              <w:marRight w:val="0"/>
              <w:marTop w:val="0"/>
              <w:marBottom w:val="0"/>
              <w:divBdr>
                <w:top w:val="none" w:sz="0" w:space="0" w:color="auto"/>
                <w:left w:val="none" w:sz="0" w:space="0" w:color="auto"/>
                <w:bottom w:val="none" w:sz="0" w:space="0" w:color="auto"/>
                <w:right w:val="none" w:sz="0" w:space="0" w:color="auto"/>
              </w:divBdr>
              <w:divsChild>
                <w:div w:id="1938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897">
          <w:marLeft w:val="0"/>
          <w:marRight w:val="0"/>
          <w:marTop w:val="0"/>
          <w:marBottom w:val="0"/>
          <w:divBdr>
            <w:top w:val="none" w:sz="0" w:space="0" w:color="auto"/>
            <w:left w:val="none" w:sz="0" w:space="0" w:color="auto"/>
            <w:bottom w:val="none" w:sz="0" w:space="0" w:color="auto"/>
            <w:right w:val="none" w:sz="0" w:space="0" w:color="auto"/>
          </w:divBdr>
        </w:div>
        <w:div w:id="1072774016">
          <w:marLeft w:val="0"/>
          <w:marRight w:val="0"/>
          <w:marTop w:val="0"/>
          <w:marBottom w:val="0"/>
          <w:divBdr>
            <w:top w:val="none" w:sz="0" w:space="0" w:color="auto"/>
            <w:left w:val="none" w:sz="0" w:space="0" w:color="auto"/>
            <w:bottom w:val="none" w:sz="0" w:space="0" w:color="auto"/>
            <w:right w:val="none" w:sz="0" w:space="0" w:color="auto"/>
          </w:divBdr>
        </w:div>
        <w:div w:id="1627417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9195137">
              <w:blockQuote w:val="1"/>
              <w:marLeft w:val="600"/>
              <w:marRight w:val="0"/>
              <w:marTop w:val="0"/>
              <w:marBottom w:val="0"/>
              <w:divBdr>
                <w:top w:val="none" w:sz="0" w:space="0" w:color="auto"/>
                <w:left w:val="none" w:sz="0" w:space="0" w:color="auto"/>
                <w:bottom w:val="none" w:sz="0" w:space="0" w:color="auto"/>
                <w:right w:val="none" w:sz="0" w:space="0" w:color="auto"/>
              </w:divBdr>
              <w:divsChild>
                <w:div w:id="248194077">
                  <w:blockQuote w:val="1"/>
                  <w:marLeft w:val="600"/>
                  <w:marRight w:val="0"/>
                  <w:marTop w:val="0"/>
                  <w:marBottom w:val="0"/>
                  <w:divBdr>
                    <w:top w:val="none" w:sz="0" w:space="0" w:color="auto"/>
                    <w:left w:val="none" w:sz="0" w:space="0" w:color="auto"/>
                    <w:bottom w:val="none" w:sz="0" w:space="0" w:color="auto"/>
                    <w:right w:val="none" w:sz="0" w:space="0" w:color="auto"/>
                  </w:divBdr>
                  <w:divsChild>
                    <w:div w:id="6942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06348">
          <w:blockQuote w:val="1"/>
          <w:marLeft w:val="600"/>
          <w:marRight w:val="0"/>
          <w:marTop w:val="0"/>
          <w:marBottom w:val="0"/>
          <w:divBdr>
            <w:top w:val="none" w:sz="0" w:space="0" w:color="auto"/>
            <w:left w:val="none" w:sz="0" w:space="0" w:color="auto"/>
            <w:bottom w:val="none" w:sz="0" w:space="0" w:color="auto"/>
            <w:right w:val="none" w:sz="0" w:space="0" w:color="auto"/>
          </w:divBdr>
          <w:divsChild>
            <w:div w:id="138205027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940223">
          <w:marLeft w:val="0"/>
          <w:marRight w:val="0"/>
          <w:marTop w:val="0"/>
          <w:marBottom w:val="0"/>
          <w:divBdr>
            <w:top w:val="none" w:sz="0" w:space="0" w:color="auto"/>
            <w:left w:val="none" w:sz="0" w:space="0" w:color="auto"/>
            <w:bottom w:val="none" w:sz="0" w:space="0" w:color="auto"/>
            <w:right w:val="none" w:sz="0" w:space="0" w:color="auto"/>
          </w:divBdr>
        </w:div>
        <w:div w:id="69889895">
          <w:blockQuote w:val="1"/>
          <w:marLeft w:val="600"/>
          <w:marRight w:val="0"/>
          <w:marTop w:val="0"/>
          <w:marBottom w:val="0"/>
          <w:divBdr>
            <w:top w:val="none" w:sz="0" w:space="0" w:color="auto"/>
            <w:left w:val="none" w:sz="0" w:space="0" w:color="auto"/>
            <w:bottom w:val="none" w:sz="0" w:space="0" w:color="auto"/>
            <w:right w:val="none" w:sz="0" w:space="0" w:color="auto"/>
          </w:divBdr>
          <w:divsChild>
            <w:div w:id="41253830">
              <w:blockQuote w:val="1"/>
              <w:marLeft w:val="600"/>
              <w:marRight w:val="0"/>
              <w:marTop w:val="0"/>
              <w:marBottom w:val="0"/>
              <w:divBdr>
                <w:top w:val="none" w:sz="0" w:space="0" w:color="auto"/>
                <w:left w:val="none" w:sz="0" w:space="0" w:color="auto"/>
                <w:bottom w:val="none" w:sz="0" w:space="0" w:color="auto"/>
                <w:right w:val="none" w:sz="0" w:space="0" w:color="auto"/>
              </w:divBdr>
              <w:divsChild>
                <w:div w:id="1787386122">
                  <w:blockQuote w:val="1"/>
                  <w:marLeft w:val="600"/>
                  <w:marRight w:val="0"/>
                  <w:marTop w:val="0"/>
                  <w:marBottom w:val="0"/>
                  <w:divBdr>
                    <w:top w:val="none" w:sz="0" w:space="0" w:color="auto"/>
                    <w:left w:val="none" w:sz="0" w:space="0" w:color="auto"/>
                    <w:bottom w:val="none" w:sz="0" w:space="0" w:color="auto"/>
                    <w:right w:val="none" w:sz="0" w:space="0" w:color="auto"/>
                  </w:divBdr>
                  <w:divsChild>
                    <w:div w:id="962171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8977">
          <w:marLeft w:val="0"/>
          <w:marRight w:val="0"/>
          <w:marTop w:val="0"/>
          <w:marBottom w:val="0"/>
          <w:divBdr>
            <w:top w:val="none" w:sz="0" w:space="0" w:color="auto"/>
            <w:left w:val="none" w:sz="0" w:space="0" w:color="auto"/>
            <w:bottom w:val="none" w:sz="0" w:space="0" w:color="auto"/>
            <w:right w:val="none" w:sz="0" w:space="0" w:color="auto"/>
          </w:divBdr>
          <w:divsChild>
            <w:div w:id="1995835870">
              <w:marLeft w:val="0"/>
              <w:marRight w:val="0"/>
              <w:marTop w:val="0"/>
              <w:marBottom w:val="0"/>
              <w:divBdr>
                <w:top w:val="none" w:sz="0" w:space="0" w:color="auto"/>
                <w:left w:val="none" w:sz="0" w:space="0" w:color="auto"/>
                <w:bottom w:val="none" w:sz="0" w:space="0" w:color="auto"/>
                <w:right w:val="none" w:sz="0" w:space="0" w:color="auto"/>
              </w:divBdr>
            </w:div>
          </w:divsChild>
        </w:div>
        <w:div w:id="1291403614">
          <w:blockQuote w:val="1"/>
          <w:marLeft w:val="600"/>
          <w:marRight w:val="0"/>
          <w:marTop w:val="0"/>
          <w:marBottom w:val="0"/>
          <w:divBdr>
            <w:top w:val="none" w:sz="0" w:space="0" w:color="auto"/>
            <w:left w:val="none" w:sz="0" w:space="0" w:color="auto"/>
            <w:bottom w:val="none" w:sz="0" w:space="0" w:color="auto"/>
            <w:right w:val="none" w:sz="0" w:space="0" w:color="auto"/>
          </w:divBdr>
          <w:divsChild>
            <w:div w:id="609699490">
              <w:blockQuote w:val="1"/>
              <w:marLeft w:val="600"/>
              <w:marRight w:val="0"/>
              <w:marTop w:val="0"/>
              <w:marBottom w:val="0"/>
              <w:divBdr>
                <w:top w:val="none" w:sz="0" w:space="0" w:color="auto"/>
                <w:left w:val="none" w:sz="0" w:space="0" w:color="auto"/>
                <w:bottom w:val="none" w:sz="0" w:space="0" w:color="auto"/>
                <w:right w:val="none" w:sz="0" w:space="0" w:color="auto"/>
              </w:divBdr>
              <w:divsChild>
                <w:div w:id="400443388">
                  <w:marLeft w:val="0"/>
                  <w:marRight w:val="0"/>
                  <w:marTop w:val="0"/>
                  <w:marBottom w:val="0"/>
                  <w:divBdr>
                    <w:top w:val="none" w:sz="0" w:space="0" w:color="auto"/>
                    <w:left w:val="none" w:sz="0" w:space="0" w:color="auto"/>
                    <w:bottom w:val="none" w:sz="0" w:space="0" w:color="auto"/>
                    <w:right w:val="none" w:sz="0" w:space="0" w:color="auto"/>
                  </w:divBdr>
                  <w:divsChild>
                    <w:div w:id="824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1078">
          <w:marLeft w:val="0"/>
          <w:marRight w:val="0"/>
          <w:marTop w:val="0"/>
          <w:marBottom w:val="0"/>
          <w:divBdr>
            <w:top w:val="none" w:sz="0" w:space="0" w:color="auto"/>
            <w:left w:val="none" w:sz="0" w:space="0" w:color="auto"/>
            <w:bottom w:val="none" w:sz="0" w:space="0" w:color="auto"/>
            <w:right w:val="none" w:sz="0" w:space="0" w:color="auto"/>
          </w:divBdr>
          <w:divsChild>
            <w:div w:id="1315914919">
              <w:marLeft w:val="0"/>
              <w:marRight w:val="0"/>
              <w:marTop w:val="0"/>
              <w:marBottom w:val="0"/>
              <w:divBdr>
                <w:top w:val="none" w:sz="0" w:space="0" w:color="auto"/>
                <w:left w:val="none" w:sz="0" w:space="0" w:color="auto"/>
                <w:bottom w:val="none" w:sz="0" w:space="0" w:color="auto"/>
                <w:right w:val="none" w:sz="0" w:space="0" w:color="auto"/>
              </w:divBdr>
            </w:div>
          </w:divsChild>
        </w:div>
        <w:div w:id="1041978488">
          <w:blockQuote w:val="1"/>
          <w:marLeft w:val="600"/>
          <w:marRight w:val="0"/>
          <w:marTop w:val="0"/>
          <w:marBottom w:val="0"/>
          <w:divBdr>
            <w:top w:val="none" w:sz="0" w:space="0" w:color="auto"/>
            <w:left w:val="none" w:sz="0" w:space="0" w:color="auto"/>
            <w:bottom w:val="none" w:sz="0" w:space="0" w:color="auto"/>
            <w:right w:val="none" w:sz="0" w:space="0" w:color="auto"/>
          </w:divBdr>
          <w:divsChild>
            <w:div w:id="159747268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451106">
                  <w:marLeft w:val="0"/>
                  <w:marRight w:val="0"/>
                  <w:marTop w:val="0"/>
                  <w:marBottom w:val="0"/>
                  <w:divBdr>
                    <w:top w:val="none" w:sz="0" w:space="0" w:color="auto"/>
                    <w:left w:val="none" w:sz="0" w:space="0" w:color="auto"/>
                    <w:bottom w:val="none" w:sz="0" w:space="0" w:color="auto"/>
                    <w:right w:val="none" w:sz="0" w:space="0" w:color="auto"/>
                  </w:divBdr>
                  <w:divsChild>
                    <w:div w:id="10969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7009">
          <w:marLeft w:val="0"/>
          <w:marRight w:val="0"/>
          <w:marTop w:val="0"/>
          <w:marBottom w:val="0"/>
          <w:divBdr>
            <w:top w:val="none" w:sz="0" w:space="0" w:color="auto"/>
            <w:left w:val="none" w:sz="0" w:space="0" w:color="auto"/>
            <w:bottom w:val="none" w:sz="0" w:space="0" w:color="auto"/>
            <w:right w:val="none" w:sz="0" w:space="0" w:color="auto"/>
          </w:divBdr>
          <w:divsChild>
            <w:div w:id="493567001">
              <w:marLeft w:val="0"/>
              <w:marRight w:val="0"/>
              <w:marTop w:val="0"/>
              <w:marBottom w:val="0"/>
              <w:divBdr>
                <w:top w:val="none" w:sz="0" w:space="0" w:color="auto"/>
                <w:left w:val="none" w:sz="0" w:space="0" w:color="auto"/>
                <w:bottom w:val="none" w:sz="0" w:space="0" w:color="auto"/>
                <w:right w:val="none" w:sz="0" w:space="0" w:color="auto"/>
              </w:divBdr>
            </w:div>
          </w:divsChild>
        </w:div>
        <w:div w:id="948507256">
          <w:blockQuote w:val="1"/>
          <w:marLeft w:val="600"/>
          <w:marRight w:val="0"/>
          <w:marTop w:val="0"/>
          <w:marBottom w:val="0"/>
          <w:divBdr>
            <w:top w:val="none" w:sz="0" w:space="0" w:color="auto"/>
            <w:left w:val="none" w:sz="0" w:space="0" w:color="auto"/>
            <w:bottom w:val="none" w:sz="0" w:space="0" w:color="auto"/>
            <w:right w:val="none" w:sz="0" w:space="0" w:color="auto"/>
          </w:divBdr>
          <w:divsChild>
            <w:div w:id="676006390">
              <w:blockQuote w:val="1"/>
              <w:marLeft w:val="600"/>
              <w:marRight w:val="0"/>
              <w:marTop w:val="0"/>
              <w:marBottom w:val="0"/>
              <w:divBdr>
                <w:top w:val="none" w:sz="0" w:space="0" w:color="auto"/>
                <w:left w:val="none" w:sz="0" w:space="0" w:color="auto"/>
                <w:bottom w:val="none" w:sz="0" w:space="0" w:color="auto"/>
                <w:right w:val="none" w:sz="0" w:space="0" w:color="auto"/>
              </w:divBdr>
              <w:divsChild>
                <w:div w:id="1719739062">
                  <w:marLeft w:val="0"/>
                  <w:marRight w:val="0"/>
                  <w:marTop w:val="0"/>
                  <w:marBottom w:val="0"/>
                  <w:divBdr>
                    <w:top w:val="none" w:sz="0" w:space="0" w:color="auto"/>
                    <w:left w:val="none" w:sz="0" w:space="0" w:color="auto"/>
                    <w:bottom w:val="none" w:sz="0" w:space="0" w:color="auto"/>
                    <w:right w:val="none" w:sz="0" w:space="0" w:color="auto"/>
                  </w:divBdr>
                  <w:divsChild>
                    <w:div w:id="1042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440897">
          <w:marLeft w:val="0"/>
          <w:marRight w:val="0"/>
          <w:marTop w:val="0"/>
          <w:marBottom w:val="0"/>
          <w:divBdr>
            <w:top w:val="none" w:sz="0" w:space="0" w:color="auto"/>
            <w:left w:val="none" w:sz="0" w:space="0" w:color="auto"/>
            <w:bottom w:val="none" w:sz="0" w:space="0" w:color="auto"/>
            <w:right w:val="none" w:sz="0" w:space="0" w:color="auto"/>
          </w:divBdr>
          <w:divsChild>
            <w:div w:id="469135862">
              <w:marLeft w:val="0"/>
              <w:marRight w:val="0"/>
              <w:marTop w:val="0"/>
              <w:marBottom w:val="0"/>
              <w:divBdr>
                <w:top w:val="none" w:sz="0" w:space="0" w:color="auto"/>
                <w:left w:val="none" w:sz="0" w:space="0" w:color="auto"/>
                <w:bottom w:val="none" w:sz="0" w:space="0" w:color="auto"/>
                <w:right w:val="none" w:sz="0" w:space="0" w:color="auto"/>
              </w:divBdr>
              <w:divsChild>
                <w:div w:id="4949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203">
          <w:blockQuote w:val="1"/>
          <w:marLeft w:val="600"/>
          <w:marRight w:val="0"/>
          <w:marTop w:val="0"/>
          <w:marBottom w:val="0"/>
          <w:divBdr>
            <w:top w:val="none" w:sz="0" w:space="0" w:color="auto"/>
            <w:left w:val="none" w:sz="0" w:space="0" w:color="auto"/>
            <w:bottom w:val="none" w:sz="0" w:space="0" w:color="auto"/>
            <w:right w:val="none" w:sz="0" w:space="0" w:color="auto"/>
          </w:divBdr>
          <w:divsChild>
            <w:div w:id="1539512429">
              <w:blockQuote w:val="1"/>
              <w:marLeft w:val="600"/>
              <w:marRight w:val="0"/>
              <w:marTop w:val="0"/>
              <w:marBottom w:val="0"/>
              <w:divBdr>
                <w:top w:val="none" w:sz="0" w:space="0" w:color="auto"/>
                <w:left w:val="none" w:sz="0" w:space="0" w:color="auto"/>
                <w:bottom w:val="none" w:sz="0" w:space="0" w:color="auto"/>
                <w:right w:val="none" w:sz="0" w:space="0" w:color="auto"/>
              </w:divBdr>
              <w:divsChild>
                <w:div w:id="2028291526">
                  <w:marLeft w:val="0"/>
                  <w:marRight w:val="0"/>
                  <w:marTop w:val="0"/>
                  <w:marBottom w:val="0"/>
                  <w:divBdr>
                    <w:top w:val="none" w:sz="0" w:space="0" w:color="auto"/>
                    <w:left w:val="none" w:sz="0" w:space="0" w:color="auto"/>
                    <w:bottom w:val="none" w:sz="0" w:space="0" w:color="auto"/>
                    <w:right w:val="none" w:sz="0" w:space="0" w:color="auto"/>
                  </w:divBdr>
                  <w:divsChild>
                    <w:div w:id="1062099530">
                      <w:marLeft w:val="0"/>
                      <w:marRight w:val="0"/>
                      <w:marTop w:val="0"/>
                      <w:marBottom w:val="0"/>
                      <w:divBdr>
                        <w:top w:val="none" w:sz="0" w:space="0" w:color="auto"/>
                        <w:left w:val="none" w:sz="0" w:space="0" w:color="auto"/>
                        <w:bottom w:val="none" w:sz="0" w:space="0" w:color="auto"/>
                        <w:right w:val="none" w:sz="0" w:space="0" w:color="auto"/>
                      </w:divBdr>
                      <w:divsChild>
                        <w:div w:id="9369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9395">
          <w:blockQuote w:val="1"/>
          <w:marLeft w:val="600"/>
          <w:marRight w:val="0"/>
          <w:marTop w:val="0"/>
          <w:marBottom w:val="0"/>
          <w:divBdr>
            <w:top w:val="none" w:sz="0" w:space="0" w:color="auto"/>
            <w:left w:val="none" w:sz="0" w:space="0" w:color="auto"/>
            <w:bottom w:val="none" w:sz="0" w:space="0" w:color="auto"/>
            <w:right w:val="none" w:sz="0" w:space="0" w:color="auto"/>
          </w:divBdr>
          <w:divsChild>
            <w:div w:id="706100418">
              <w:blockQuote w:val="1"/>
              <w:marLeft w:val="600"/>
              <w:marRight w:val="0"/>
              <w:marTop w:val="0"/>
              <w:marBottom w:val="0"/>
              <w:divBdr>
                <w:top w:val="none" w:sz="0" w:space="0" w:color="auto"/>
                <w:left w:val="none" w:sz="0" w:space="0" w:color="auto"/>
                <w:bottom w:val="none" w:sz="0" w:space="0" w:color="auto"/>
                <w:right w:val="none" w:sz="0" w:space="0" w:color="auto"/>
              </w:divBdr>
              <w:divsChild>
                <w:div w:id="1825319506">
                  <w:blockQuote w:val="1"/>
                  <w:marLeft w:val="600"/>
                  <w:marRight w:val="0"/>
                  <w:marTop w:val="0"/>
                  <w:marBottom w:val="0"/>
                  <w:divBdr>
                    <w:top w:val="none" w:sz="0" w:space="0" w:color="auto"/>
                    <w:left w:val="none" w:sz="0" w:space="0" w:color="auto"/>
                    <w:bottom w:val="none" w:sz="0" w:space="0" w:color="auto"/>
                    <w:right w:val="none" w:sz="0" w:space="0" w:color="auto"/>
                  </w:divBdr>
                  <w:divsChild>
                    <w:div w:id="1144200757">
                      <w:marLeft w:val="0"/>
                      <w:marRight w:val="0"/>
                      <w:marTop w:val="0"/>
                      <w:marBottom w:val="0"/>
                      <w:divBdr>
                        <w:top w:val="none" w:sz="0" w:space="0" w:color="auto"/>
                        <w:left w:val="none" w:sz="0" w:space="0" w:color="auto"/>
                        <w:bottom w:val="none" w:sz="0" w:space="0" w:color="auto"/>
                        <w:right w:val="none" w:sz="0" w:space="0" w:color="auto"/>
                      </w:divBdr>
                      <w:divsChild>
                        <w:div w:id="11964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3971">
          <w:marLeft w:val="0"/>
          <w:marRight w:val="0"/>
          <w:marTop w:val="0"/>
          <w:marBottom w:val="0"/>
          <w:divBdr>
            <w:top w:val="none" w:sz="0" w:space="0" w:color="auto"/>
            <w:left w:val="none" w:sz="0" w:space="0" w:color="auto"/>
            <w:bottom w:val="none" w:sz="0" w:space="0" w:color="auto"/>
            <w:right w:val="none" w:sz="0" w:space="0" w:color="auto"/>
          </w:divBdr>
          <w:divsChild>
            <w:div w:id="1879975545">
              <w:marLeft w:val="0"/>
              <w:marRight w:val="0"/>
              <w:marTop w:val="0"/>
              <w:marBottom w:val="0"/>
              <w:divBdr>
                <w:top w:val="none" w:sz="0" w:space="0" w:color="auto"/>
                <w:left w:val="none" w:sz="0" w:space="0" w:color="auto"/>
                <w:bottom w:val="none" w:sz="0" w:space="0" w:color="auto"/>
                <w:right w:val="none" w:sz="0" w:space="0" w:color="auto"/>
              </w:divBdr>
            </w:div>
          </w:divsChild>
        </w:div>
        <w:div w:id="103501442">
          <w:blockQuote w:val="1"/>
          <w:marLeft w:val="600"/>
          <w:marRight w:val="0"/>
          <w:marTop w:val="0"/>
          <w:marBottom w:val="0"/>
          <w:divBdr>
            <w:top w:val="none" w:sz="0" w:space="0" w:color="auto"/>
            <w:left w:val="none" w:sz="0" w:space="0" w:color="auto"/>
            <w:bottom w:val="none" w:sz="0" w:space="0" w:color="auto"/>
            <w:right w:val="none" w:sz="0" w:space="0" w:color="auto"/>
          </w:divBdr>
          <w:divsChild>
            <w:div w:id="870999110">
              <w:blockQuote w:val="1"/>
              <w:marLeft w:val="600"/>
              <w:marRight w:val="0"/>
              <w:marTop w:val="0"/>
              <w:marBottom w:val="0"/>
              <w:divBdr>
                <w:top w:val="none" w:sz="0" w:space="0" w:color="auto"/>
                <w:left w:val="none" w:sz="0" w:space="0" w:color="auto"/>
                <w:bottom w:val="none" w:sz="0" w:space="0" w:color="auto"/>
                <w:right w:val="none" w:sz="0" w:space="0" w:color="auto"/>
              </w:divBdr>
              <w:divsChild>
                <w:div w:id="623581617">
                  <w:marLeft w:val="0"/>
                  <w:marRight w:val="0"/>
                  <w:marTop w:val="0"/>
                  <w:marBottom w:val="0"/>
                  <w:divBdr>
                    <w:top w:val="none" w:sz="0" w:space="0" w:color="auto"/>
                    <w:left w:val="none" w:sz="0" w:space="0" w:color="auto"/>
                    <w:bottom w:val="none" w:sz="0" w:space="0" w:color="auto"/>
                    <w:right w:val="none" w:sz="0" w:space="0" w:color="auto"/>
                  </w:divBdr>
                  <w:divsChild>
                    <w:div w:id="18344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6590">
          <w:marLeft w:val="0"/>
          <w:marRight w:val="0"/>
          <w:marTop w:val="0"/>
          <w:marBottom w:val="0"/>
          <w:divBdr>
            <w:top w:val="none" w:sz="0" w:space="0" w:color="auto"/>
            <w:left w:val="none" w:sz="0" w:space="0" w:color="auto"/>
            <w:bottom w:val="none" w:sz="0" w:space="0" w:color="auto"/>
            <w:right w:val="none" w:sz="0" w:space="0" w:color="auto"/>
          </w:divBdr>
        </w:div>
        <w:div w:id="600259386">
          <w:blockQuote w:val="1"/>
          <w:marLeft w:val="600"/>
          <w:marRight w:val="0"/>
          <w:marTop w:val="0"/>
          <w:marBottom w:val="0"/>
          <w:divBdr>
            <w:top w:val="none" w:sz="0" w:space="0" w:color="auto"/>
            <w:left w:val="none" w:sz="0" w:space="0" w:color="auto"/>
            <w:bottom w:val="none" w:sz="0" w:space="0" w:color="auto"/>
            <w:right w:val="none" w:sz="0" w:space="0" w:color="auto"/>
          </w:divBdr>
          <w:divsChild>
            <w:div w:id="108391649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95899795">
          <w:blockQuote w:val="1"/>
          <w:marLeft w:val="600"/>
          <w:marRight w:val="0"/>
          <w:marTop w:val="0"/>
          <w:marBottom w:val="0"/>
          <w:divBdr>
            <w:top w:val="none" w:sz="0" w:space="0" w:color="auto"/>
            <w:left w:val="none" w:sz="0" w:space="0" w:color="auto"/>
            <w:bottom w:val="none" w:sz="0" w:space="0" w:color="auto"/>
            <w:right w:val="none" w:sz="0" w:space="0" w:color="auto"/>
          </w:divBdr>
          <w:divsChild>
            <w:div w:id="6741912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30755400">
          <w:marLeft w:val="0"/>
          <w:marRight w:val="0"/>
          <w:marTop w:val="0"/>
          <w:marBottom w:val="0"/>
          <w:divBdr>
            <w:top w:val="none" w:sz="0" w:space="0" w:color="auto"/>
            <w:left w:val="none" w:sz="0" w:space="0" w:color="auto"/>
            <w:bottom w:val="none" w:sz="0" w:space="0" w:color="auto"/>
            <w:right w:val="none" w:sz="0" w:space="0" w:color="auto"/>
          </w:divBdr>
          <w:divsChild>
            <w:div w:id="839466611">
              <w:marLeft w:val="0"/>
              <w:marRight w:val="0"/>
              <w:marTop w:val="0"/>
              <w:marBottom w:val="0"/>
              <w:divBdr>
                <w:top w:val="none" w:sz="0" w:space="0" w:color="auto"/>
                <w:left w:val="none" w:sz="0" w:space="0" w:color="auto"/>
                <w:bottom w:val="none" w:sz="0" w:space="0" w:color="auto"/>
                <w:right w:val="none" w:sz="0" w:space="0" w:color="auto"/>
              </w:divBdr>
            </w:div>
          </w:divsChild>
        </w:div>
        <w:div w:id="984700495">
          <w:blockQuote w:val="1"/>
          <w:marLeft w:val="600"/>
          <w:marRight w:val="0"/>
          <w:marTop w:val="0"/>
          <w:marBottom w:val="0"/>
          <w:divBdr>
            <w:top w:val="none" w:sz="0" w:space="0" w:color="auto"/>
            <w:left w:val="none" w:sz="0" w:space="0" w:color="auto"/>
            <w:bottom w:val="none" w:sz="0" w:space="0" w:color="auto"/>
            <w:right w:val="none" w:sz="0" w:space="0" w:color="auto"/>
          </w:divBdr>
          <w:divsChild>
            <w:div w:id="810515032">
              <w:marLeft w:val="0"/>
              <w:marRight w:val="0"/>
              <w:marTop w:val="0"/>
              <w:marBottom w:val="0"/>
              <w:divBdr>
                <w:top w:val="none" w:sz="0" w:space="0" w:color="auto"/>
                <w:left w:val="none" w:sz="0" w:space="0" w:color="auto"/>
                <w:bottom w:val="none" w:sz="0" w:space="0" w:color="auto"/>
                <w:right w:val="none" w:sz="0" w:space="0" w:color="auto"/>
              </w:divBdr>
              <w:divsChild>
                <w:div w:id="1475026667">
                  <w:marLeft w:val="0"/>
                  <w:marRight w:val="0"/>
                  <w:marTop w:val="0"/>
                  <w:marBottom w:val="0"/>
                  <w:divBdr>
                    <w:top w:val="none" w:sz="0" w:space="0" w:color="auto"/>
                    <w:left w:val="none" w:sz="0" w:space="0" w:color="auto"/>
                    <w:bottom w:val="none" w:sz="0" w:space="0" w:color="auto"/>
                    <w:right w:val="none" w:sz="0" w:space="0" w:color="auto"/>
                  </w:divBdr>
                  <w:divsChild>
                    <w:div w:id="150800260">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56739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805588">
          <w:marLeft w:val="0"/>
          <w:marRight w:val="0"/>
          <w:marTop w:val="0"/>
          <w:marBottom w:val="0"/>
          <w:divBdr>
            <w:top w:val="none" w:sz="0" w:space="0" w:color="auto"/>
            <w:left w:val="none" w:sz="0" w:space="0" w:color="auto"/>
            <w:bottom w:val="none" w:sz="0" w:space="0" w:color="auto"/>
            <w:right w:val="none" w:sz="0" w:space="0" w:color="auto"/>
          </w:divBdr>
          <w:divsChild>
            <w:div w:id="1530340854">
              <w:marLeft w:val="0"/>
              <w:marRight w:val="0"/>
              <w:marTop w:val="0"/>
              <w:marBottom w:val="0"/>
              <w:divBdr>
                <w:top w:val="none" w:sz="0" w:space="0" w:color="auto"/>
                <w:left w:val="none" w:sz="0" w:space="0" w:color="auto"/>
                <w:bottom w:val="none" w:sz="0" w:space="0" w:color="auto"/>
                <w:right w:val="none" w:sz="0" w:space="0" w:color="auto"/>
              </w:divBdr>
            </w:div>
          </w:divsChild>
        </w:div>
        <w:div w:id="1845897984">
          <w:marLeft w:val="0"/>
          <w:marRight w:val="0"/>
          <w:marTop w:val="0"/>
          <w:marBottom w:val="0"/>
          <w:divBdr>
            <w:top w:val="none" w:sz="0" w:space="0" w:color="auto"/>
            <w:left w:val="none" w:sz="0" w:space="0" w:color="auto"/>
            <w:bottom w:val="none" w:sz="0" w:space="0" w:color="auto"/>
            <w:right w:val="none" w:sz="0" w:space="0" w:color="auto"/>
          </w:divBdr>
        </w:div>
        <w:div w:id="1227375484">
          <w:blockQuote w:val="1"/>
          <w:marLeft w:val="600"/>
          <w:marRight w:val="0"/>
          <w:marTop w:val="0"/>
          <w:marBottom w:val="0"/>
          <w:divBdr>
            <w:top w:val="none" w:sz="0" w:space="0" w:color="auto"/>
            <w:left w:val="none" w:sz="0" w:space="0" w:color="auto"/>
            <w:bottom w:val="none" w:sz="0" w:space="0" w:color="auto"/>
            <w:right w:val="none" w:sz="0" w:space="0" w:color="auto"/>
          </w:divBdr>
          <w:divsChild>
            <w:div w:id="2018532824">
              <w:blockQuote w:val="1"/>
              <w:marLeft w:val="600"/>
              <w:marRight w:val="0"/>
              <w:marTop w:val="0"/>
              <w:marBottom w:val="0"/>
              <w:divBdr>
                <w:top w:val="none" w:sz="0" w:space="0" w:color="auto"/>
                <w:left w:val="none" w:sz="0" w:space="0" w:color="auto"/>
                <w:bottom w:val="none" w:sz="0" w:space="0" w:color="auto"/>
                <w:right w:val="none" w:sz="0" w:space="0" w:color="auto"/>
              </w:divBdr>
              <w:divsChild>
                <w:div w:id="87766576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32170454">
          <w:marLeft w:val="0"/>
          <w:marRight w:val="0"/>
          <w:marTop w:val="0"/>
          <w:marBottom w:val="0"/>
          <w:divBdr>
            <w:top w:val="none" w:sz="0" w:space="0" w:color="auto"/>
            <w:left w:val="none" w:sz="0" w:space="0" w:color="auto"/>
            <w:bottom w:val="none" w:sz="0" w:space="0" w:color="auto"/>
            <w:right w:val="none" w:sz="0" w:space="0" w:color="auto"/>
          </w:divBdr>
        </w:div>
        <w:div w:id="2020544407">
          <w:marLeft w:val="0"/>
          <w:marRight w:val="0"/>
          <w:marTop w:val="0"/>
          <w:marBottom w:val="0"/>
          <w:divBdr>
            <w:top w:val="none" w:sz="0" w:space="0" w:color="auto"/>
            <w:left w:val="none" w:sz="0" w:space="0" w:color="auto"/>
            <w:bottom w:val="none" w:sz="0" w:space="0" w:color="auto"/>
            <w:right w:val="none" w:sz="0" w:space="0" w:color="auto"/>
          </w:divBdr>
        </w:div>
        <w:div w:id="1385718466">
          <w:blockQuote w:val="1"/>
          <w:marLeft w:val="600"/>
          <w:marRight w:val="0"/>
          <w:marTop w:val="0"/>
          <w:marBottom w:val="0"/>
          <w:divBdr>
            <w:top w:val="none" w:sz="0" w:space="0" w:color="auto"/>
            <w:left w:val="none" w:sz="0" w:space="0" w:color="auto"/>
            <w:bottom w:val="none" w:sz="0" w:space="0" w:color="auto"/>
            <w:right w:val="none" w:sz="0" w:space="0" w:color="auto"/>
          </w:divBdr>
          <w:divsChild>
            <w:div w:id="1830170316">
              <w:blockQuote w:val="1"/>
              <w:marLeft w:val="600"/>
              <w:marRight w:val="0"/>
              <w:marTop w:val="0"/>
              <w:marBottom w:val="0"/>
              <w:divBdr>
                <w:top w:val="none" w:sz="0" w:space="0" w:color="auto"/>
                <w:left w:val="none" w:sz="0" w:space="0" w:color="auto"/>
                <w:bottom w:val="none" w:sz="0" w:space="0" w:color="auto"/>
                <w:right w:val="none" w:sz="0" w:space="0" w:color="auto"/>
              </w:divBdr>
              <w:divsChild>
                <w:div w:id="429394560">
                  <w:blockQuote w:val="1"/>
                  <w:marLeft w:val="600"/>
                  <w:marRight w:val="0"/>
                  <w:marTop w:val="0"/>
                  <w:marBottom w:val="0"/>
                  <w:divBdr>
                    <w:top w:val="none" w:sz="0" w:space="0" w:color="auto"/>
                    <w:left w:val="none" w:sz="0" w:space="0" w:color="auto"/>
                    <w:bottom w:val="none" w:sz="0" w:space="0" w:color="auto"/>
                    <w:right w:val="none" w:sz="0" w:space="0" w:color="auto"/>
                  </w:divBdr>
                  <w:divsChild>
                    <w:div w:id="1286079689">
                      <w:blockQuote w:val="1"/>
                      <w:marLeft w:val="600"/>
                      <w:marRight w:val="0"/>
                      <w:marTop w:val="0"/>
                      <w:marBottom w:val="0"/>
                      <w:divBdr>
                        <w:top w:val="none" w:sz="0" w:space="0" w:color="auto"/>
                        <w:left w:val="none" w:sz="0" w:space="0" w:color="auto"/>
                        <w:bottom w:val="none" w:sz="0" w:space="0" w:color="auto"/>
                        <w:right w:val="none" w:sz="0" w:space="0" w:color="auto"/>
                      </w:divBdr>
                      <w:divsChild>
                        <w:div w:id="1976333389">
                          <w:blockQuote w:val="1"/>
                          <w:marLeft w:val="600"/>
                          <w:marRight w:val="0"/>
                          <w:marTop w:val="0"/>
                          <w:marBottom w:val="0"/>
                          <w:divBdr>
                            <w:top w:val="none" w:sz="0" w:space="0" w:color="auto"/>
                            <w:left w:val="none" w:sz="0" w:space="0" w:color="auto"/>
                            <w:bottom w:val="none" w:sz="0" w:space="0" w:color="auto"/>
                            <w:right w:val="none" w:sz="0" w:space="0" w:color="auto"/>
                          </w:divBdr>
                          <w:divsChild>
                            <w:div w:id="2757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6346">
          <w:marLeft w:val="0"/>
          <w:marRight w:val="0"/>
          <w:marTop w:val="0"/>
          <w:marBottom w:val="0"/>
          <w:divBdr>
            <w:top w:val="none" w:sz="0" w:space="0" w:color="auto"/>
            <w:left w:val="none" w:sz="0" w:space="0" w:color="auto"/>
            <w:bottom w:val="none" w:sz="0" w:space="0" w:color="auto"/>
            <w:right w:val="none" w:sz="0" w:space="0" w:color="auto"/>
          </w:divBdr>
        </w:div>
        <w:div w:id="1810515430">
          <w:marLeft w:val="0"/>
          <w:marRight w:val="0"/>
          <w:marTop w:val="0"/>
          <w:marBottom w:val="0"/>
          <w:divBdr>
            <w:top w:val="none" w:sz="0" w:space="0" w:color="auto"/>
            <w:left w:val="none" w:sz="0" w:space="0" w:color="auto"/>
            <w:bottom w:val="none" w:sz="0" w:space="0" w:color="auto"/>
            <w:right w:val="none" w:sz="0" w:space="0" w:color="auto"/>
          </w:divBdr>
        </w:div>
        <w:div w:id="1014111759">
          <w:blockQuote w:val="1"/>
          <w:marLeft w:val="600"/>
          <w:marRight w:val="0"/>
          <w:marTop w:val="0"/>
          <w:marBottom w:val="0"/>
          <w:divBdr>
            <w:top w:val="none" w:sz="0" w:space="0" w:color="auto"/>
            <w:left w:val="none" w:sz="0" w:space="0" w:color="auto"/>
            <w:bottom w:val="none" w:sz="0" w:space="0" w:color="auto"/>
            <w:right w:val="none" w:sz="0" w:space="0" w:color="auto"/>
          </w:divBdr>
          <w:divsChild>
            <w:div w:id="1633360502">
              <w:blockQuote w:val="1"/>
              <w:marLeft w:val="600"/>
              <w:marRight w:val="0"/>
              <w:marTop w:val="0"/>
              <w:marBottom w:val="0"/>
              <w:divBdr>
                <w:top w:val="none" w:sz="0" w:space="0" w:color="auto"/>
                <w:left w:val="none" w:sz="0" w:space="0" w:color="auto"/>
                <w:bottom w:val="none" w:sz="0" w:space="0" w:color="auto"/>
                <w:right w:val="none" w:sz="0" w:space="0" w:color="auto"/>
              </w:divBdr>
              <w:divsChild>
                <w:div w:id="1567564691">
                  <w:marLeft w:val="0"/>
                  <w:marRight w:val="0"/>
                  <w:marTop w:val="0"/>
                  <w:marBottom w:val="0"/>
                  <w:divBdr>
                    <w:top w:val="none" w:sz="0" w:space="0" w:color="auto"/>
                    <w:left w:val="none" w:sz="0" w:space="0" w:color="auto"/>
                    <w:bottom w:val="none" w:sz="0" w:space="0" w:color="auto"/>
                    <w:right w:val="none" w:sz="0" w:space="0" w:color="auto"/>
                  </w:divBdr>
                  <w:divsChild>
                    <w:div w:id="3122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1101">
          <w:marLeft w:val="0"/>
          <w:marRight w:val="0"/>
          <w:marTop w:val="0"/>
          <w:marBottom w:val="0"/>
          <w:divBdr>
            <w:top w:val="none" w:sz="0" w:space="0" w:color="auto"/>
            <w:left w:val="none" w:sz="0" w:space="0" w:color="auto"/>
            <w:bottom w:val="none" w:sz="0" w:space="0" w:color="auto"/>
            <w:right w:val="none" w:sz="0" w:space="0" w:color="auto"/>
          </w:divBdr>
          <w:divsChild>
            <w:div w:id="658733360">
              <w:marLeft w:val="0"/>
              <w:marRight w:val="0"/>
              <w:marTop w:val="0"/>
              <w:marBottom w:val="0"/>
              <w:divBdr>
                <w:top w:val="none" w:sz="0" w:space="0" w:color="auto"/>
                <w:left w:val="none" w:sz="0" w:space="0" w:color="auto"/>
                <w:bottom w:val="none" w:sz="0" w:space="0" w:color="auto"/>
                <w:right w:val="none" w:sz="0" w:space="0" w:color="auto"/>
              </w:divBdr>
            </w:div>
          </w:divsChild>
        </w:div>
        <w:div w:id="2075817207">
          <w:blockQuote w:val="1"/>
          <w:marLeft w:val="600"/>
          <w:marRight w:val="0"/>
          <w:marTop w:val="0"/>
          <w:marBottom w:val="0"/>
          <w:divBdr>
            <w:top w:val="none" w:sz="0" w:space="0" w:color="auto"/>
            <w:left w:val="none" w:sz="0" w:space="0" w:color="auto"/>
            <w:bottom w:val="none" w:sz="0" w:space="0" w:color="auto"/>
            <w:right w:val="none" w:sz="0" w:space="0" w:color="auto"/>
          </w:divBdr>
          <w:divsChild>
            <w:div w:id="1515612347">
              <w:blockQuote w:val="1"/>
              <w:marLeft w:val="600"/>
              <w:marRight w:val="0"/>
              <w:marTop w:val="0"/>
              <w:marBottom w:val="0"/>
              <w:divBdr>
                <w:top w:val="none" w:sz="0" w:space="0" w:color="auto"/>
                <w:left w:val="none" w:sz="0" w:space="0" w:color="auto"/>
                <w:bottom w:val="none" w:sz="0" w:space="0" w:color="auto"/>
                <w:right w:val="none" w:sz="0" w:space="0" w:color="auto"/>
              </w:divBdr>
              <w:divsChild>
                <w:div w:id="1658070151">
                  <w:marLeft w:val="0"/>
                  <w:marRight w:val="0"/>
                  <w:marTop w:val="0"/>
                  <w:marBottom w:val="0"/>
                  <w:divBdr>
                    <w:top w:val="none" w:sz="0" w:space="0" w:color="auto"/>
                    <w:left w:val="none" w:sz="0" w:space="0" w:color="auto"/>
                    <w:bottom w:val="none" w:sz="0" w:space="0" w:color="auto"/>
                    <w:right w:val="none" w:sz="0" w:space="0" w:color="auto"/>
                  </w:divBdr>
                  <w:divsChild>
                    <w:div w:id="12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4475">
          <w:marLeft w:val="0"/>
          <w:marRight w:val="0"/>
          <w:marTop w:val="0"/>
          <w:marBottom w:val="0"/>
          <w:divBdr>
            <w:top w:val="none" w:sz="0" w:space="0" w:color="auto"/>
            <w:left w:val="none" w:sz="0" w:space="0" w:color="auto"/>
            <w:bottom w:val="none" w:sz="0" w:space="0" w:color="auto"/>
            <w:right w:val="none" w:sz="0" w:space="0" w:color="auto"/>
          </w:divBdr>
          <w:divsChild>
            <w:div w:id="1376197135">
              <w:marLeft w:val="0"/>
              <w:marRight w:val="0"/>
              <w:marTop w:val="0"/>
              <w:marBottom w:val="0"/>
              <w:divBdr>
                <w:top w:val="none" w:sz="0" w:space="0" w:color="auto"/>
                <w:left w:val="none" w:sz="0" w:space="0" w:color="auto"/>
                <w:bottom w:val="none" w:sz="0" w:space="0" w:color="auto"/>
                <w:right w:val="none" w:sz="0" w:space="0" w:color="auto"/>
              </w:divBdr>
            </w:div>
          </w:divsChild>
        </w:div>
        <w:div w:id="1991056942">
          <w:blockQuote w:val="1"/>
          <w:marLeft w:val="600"/>
          <w:marRight w:val="0"/>
          <w:marTop w:val="0"/>
          <w:marBottom w:val="0"/>
          <w:divBdr>
            <w:top w:val="none" w:sz="0" w:space="0" w:color="auto"/>
            <w:left w:val="none" w:sz="0" w:space="0" w:color="auto"/>
            <w:bottom w:val="none" w:sz="0" w:space="0" w:color="auto"/>
            <w:right w:val="none" w:sz="0" w:space="0" w:color="auto"/>
          </w:divBdr>
          <w:divsChild>
            <w:div w:id="2092193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586449703">
                  <w:blockQuote w:val="1"/>
                  <w:marLeft w:val="600"/>
                  <w:marRight w:val="0"/>
                  <w:marTop w:val="0"/>
                  <w:marBottom w:val="0"/>
                  <w:divBdr>
                    <w:top w:val="none" w:sz="0" w:space="0" w:color="auto"/>
                    <w:left w:val="none" w:sz="0" w:space="0" w:color="auto"/>
                    <w:bottom w:val="none" w:sz="0" w:space="0" w:color="auto"/>
                    <w:right w:val="none" w:sz="0" w:space="0" w:color="auto"/>
                  </w:divBdr>
                  <w:divsChild>
                    <w:div w:id="130483913">
                      <w:marLeft w:val="0"/>
                      <w:marRight w:val="0"/>
                      <w:marTop w:val="0"/>
                      <w:marBottom w:val="0"/>
                      <w:divBdr>
                        <w:top w:val="none" w:sz="0" w:space="0" w:color="auto"/>
                        <w:left w:val="none" w:sz="0" w:space="0" w:color="auto"/>
                        <w:bottom w:val="none" w:sz="0" w:space="0" w:color="auto"/>
                        <w:right w:val="none" w:sz="0" w:space="0" w:color="auto"/>
                      </w:divBdr>
                      <w:divsChild>
                        <w:div w:id="1292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776851">
          <w:marLeft w:val="0"/>
          <w:marRight w:val="0"/>
          <w:marTop w:val="0"/>
          <w:marBottom w:val="0"/>
          <w:divBdr>
            <w:top w:val="none" w:sz="0" w:space="0" w:color="auto"/>
            <w:left w:val="none" w:sz="0" w:space="0" w:color="auto"/>
            <w:bottom w:val="none" w:sz="0" w:space="0" w:color="auto"/>
            <w:right w:val="none" w:sz="0" w:space="0" w:color="auto"/>
          </w:divBdr>
        </w:div>
        <w:div w:id="759183949">
          <w:blockQuote w:val="1"/>
          <w:marLeft w:val="600"/>
          <w:marRight w:val="0"/>
          <w:marTop w:val="0"/>
          <w:marBottom w:val="0"/>
          <w:divBdr>
            <w:top w:val="none" w:sz="0" w:space="0" w:color="auto"/>
            <w:left w:val="none" w:sz="0" w:space="0" w:color="auto"/>
            <w:bottom w:val="none" w:sz="0" w:space="0" w:color="auto"/>
            <w:right w:val="none" w:sz="0" w:space="0" w:color="auto"/>
          </w:divBdr>
          <w:divsChild>
            <w:div w:id="988558558">
              <w:blockQuote w:val="1"/>
              <w:marLeft w:val="600"/>
              <w:marRight w:val="0"/>
              <w:marTop w:val="0"/>
              <w:marBottom w:val="0"/>
              <w:divBdr>
                <w:top w:val="none" w:sz="0" w:space="0" w:color="auto"/>
                <w:left w:val="none" w:sz="0" w:space="0" w:color="auto"/>
                <w:bottom w:val="none" w:sz="0" w:space="0" w:color="auto"/>
                <w:right w:val="none" w:sz="0" w:space="0" w:color="auto"/>
              </w:divBdr>
              <w:divsChild>
                <w:div w:id="882519251">
                  <w:blockQuote w:val="1"/>
                  <w:marLeft w:val="600"/>
                  <w:marRight w:val="0"/>
                  <w:marTop w:val="0"/>
                  <w:marBottom w:val="0"/>
                  <w:divBdr>
                    <w:top w:val="none" w:sz="0" w:space="0" w:color="auto"/>
                    <w:left w:val="none" w:sz="0" w:space="0" w:color="auto"/>
                    <w:bottom w:val="none" w:sz="0" w:space="0" w:color="auto"/>
                    <w:right w:val="none" w:sz="0" w:space="0" w:color="auto"/>
                  </w:divBdr>
                  <w:divsChild>
                    <w:div w:id="1580407317">
                      <w:marLeft w:val="0"/>
                      <w:marRight w:val="0"/>
                      <w:marTop w:val="0"/>
                      <w:marBottom w:val="0"/>
                      <w:divBdr>
                        <w:top w:val="none" w:sz="0" w:space="0" w:color="auto"/>
                        <w:left w:val="none" w:sz="0" w:space="0" w:color="auto"/>
                        <w:bottom w:val="none" w:sz="0" w:space="0" w:color="auto"/>
                        <w:right w:val="none" w:sz="0" w:space="0" w:color="auto"/>
                      </w:divBdr>
                      <w:divsChild>
                        <w:div w:id="6718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48688">
          <w:marLeft w:val="0"/>
          <w:marRight w:val="0"/>
          <w:marTop w:val="0"/>
          <w:marBottom w:val="0"/>
          <w:divBdr>
            <w:top w:val="none" w:sz="0" w:space="0" w:color="auto"/>
            <w:left w:val="none" w:sz="0" w:space="0" w:color="auto"/>
            <w:bottom w:val="none" w:sz="0" w:space="0" w:color="auto"/>
            <w:right w:val="none" w:sz="0" w:space="0" w:color="auto"/>
          </w:divBdr>
          <w:divsChild>
            <w:div w:id="1031490442">
              <w:marLeft w:val="0"/>
              <w:marRight w:val="0"/>
              <w:marTop w:val="0"/>
              <w:marBottom w:val="0"/>
              <w:divBdr>
                <w:top w:val="none" w:sz="0" w:space="0" w:color="auto"/>
                <w:left w:val="none" w:sz="0" w:space="0" w:color="auto"/>
                <w:bottom w:val="none" w:sz="0" w:space="0" w:color="auto"/>
                <w:right w:val="none" w:sz="0" w:space="0" w:color="auto"/>
              </w:divBdr>
            </w:div>
            <w:div w:id="492260840">
              <w:marLeft w:val="0"/>
              <w:marRight w:val="0"/>
              <w:marTop w:val="0"/>
              <w:marBottom w:val="0"/>
              <w:divBdr>
                <w:top w:val="none" w:sz="0" w:space="0" w:color="auto"/>
                <w:left w:val="none" w:sz="0" w:space="0" w:color="auto"/>
                <w:bottom w:val="none" w:sz="0" w:space="0" w:color="auto"/>
                <w:right w:val="none" w:sz="0" w:space="0" w:color="auto"/>
              </w:divBdr>
            </w:div>
          </w:divsChild>
        </w:div>
        <w:div w:id="1222668536">
          <w:blockQuote w:val="1"/>
          <w:marLeft w:val="600"/>
          <w:marRight w:val="0"/>
          <w:marTop w:val="0"/>
          <w:marBottom w:val="0"/>
          <w:divBdr>
            <w:top w:val="none" w:sz="0" w:space="0" w:color="auto"/>
            <w:left w:val="none" w:sz="0" w:space="0" w:color="auto"/>
            <w:bottom w:val="none" w:sz="0" w:space="0" w:color="auto"/>
            <w:right w:val="none" w:sz="0" w:space="0" w:color="auto"/>
          </w:divBdr>
          <w:divsChild>
            <w:div w:id="1320772483">
              <w:blockQuote w:val="1"/>
              <w:marLeft w:val="600"/>
              <w:marRight w:val="0"/>
              <w:marTop w:val="0"/>
              <w:marBottom w:val="0"/>
              <w:divBdr>
                <w:top w:val="none" w:sz="0" w:space="0" w:color="auto"/>
                <w:left w:val="none" w:sz="0" w:space="0" w:color="auto"/>
                <w:bottom w:val="none" w:sz="0" w:space="0" w:color="auto"/>
                <w:right w:val="none" w:sz="0" w:space="0" w:color="auto"/>
              </w:divBdr>
              <w:divsChild>
                <w:div w:id="2027058243">
                  <w:blockQuote w:val="1"/>
                  <w:marLeft w:val="600"/>
                  <w:marRight w:val="0"/>
                  <w:marTop w:val="0"/>
                  <w:marBottom w:val="0"/>
                  <w:divBdr>
                    <w:top w:val="none" w:sz="0" w:space="0" w:color="auto"/>
                    <w:left w:val="none" w:sz="0" w:space="0" w:color="auto"/>
                    <w:bottom w:val="none" w:sz="0" w:space="0" w:color="auto"/>
                    <w:right w:val="none" w:sz="0" w:space="0" w:color="auto"/>
                  </w:divBdr>
                  <w:divsChild>
                    <w:div w:id="1336421822">
                      <w:marLeft w:val="0"/>
                      <w:marRight w:val="0"/>
                      <w:marTop w:val="0"/>
                      <w:marBottom w:val="0"/>
                      <w:divBdr>
                        <w:top w:val="none" w:sz="0" w:space="0" w:color="auto"/>
                        <w:left w:val="none" w:sz="0" w:space="0" w:color="auto"/>
                        <w:bottom w:val="none" w:sz="0" w:space="0" w:color="auto"/>
                        <w:right w:val="none" w:sz="0" w:space="0" w:color="auto"/>
                      </w:divBdr>
                      <w:divsChild>
                        <w:div w:id="12664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11332">
          <w:marLeft w:val="0"/>
          <w:marRight w:val="0"/>
          <w:marTop w:val="0"/>
          <w:marBottom w:val="0"/>
          <w:divBdr>
            <w:top w:val="none" w:sz="0" w:space="0" w:color="auto"/>
            <w:left w:val="none" w:sz="0" w:space="0" w:color="auto"/>
            <w:bottom w:val="none" w:sz="0" w:space="0" w:color="auto"/>
            <w:right w:val="none" w:sz="0" w:space="0" w:color="auto"/>
          </w:divBdr>
          <w:divsChild>
            <w:div w:id="103041770">
              <w:marLeft w:val="0"/>
              <w:marRight w:val="0"/>
              <w:marTop w:val="0"/>
              <w:marBottom w:val="0"/>
              <w:divBdr>
                <w:top w:val="none" w:sz="0" w:space="0" w:color="auto"/>
                <w:left w:val="none" w:sz="0" w:space="0" w:color="auto"/>
                <w:bottom w:val="none" w:sz="0" w:space="0" w:color="auto"/>
                <w:right w:val="none" w:sz="0" w:space="0" w:color="auto"/>
              </w:divBdr>
            </w:div>
            <w:div w:id="163280684">
              <w:marLeft w:val="0"/>
              <w:marRight w:val="0"/>
              <w:marTop w:val="0"/>
              <w:marBottom w:val="0"/>
              <w:divBdr>
                <w:top w:val="none" w:sz="0" w:space="0" w:color="auto"/>
                <w:left w:val="none" w:sz="0" w:space="0" w:color="auto"/>
                <w:bottom w:val="none" w:sz="0" w:space="0" w:color="auto"/>
                <w:right w:val="none" w:sz="0" w:space="0" w:color="auto"/>
              </w:divBdr>
            </w:div>
          </w:divsChild>
        </w:div>
        <w:div w:id="687874266">
          <w:blockQuote w:val="1"/>
          <w:marLeft w:val="600"/>
          <w:marRight w:val="0"/>
          <w:marTop w:val="0"/>
          <w:marBottom w:val="0"/>
          <w:divBdr>
            <w:top w:val="none" w:sz="0" w:space="0" w:color="auto"/>
            <w:left w:val="none" w:sz="0" w:space="0" w:color="auto"/>
            <w:bottom w:val="none" w:sz="0" w:space="0" w:color="auto"/>
            <w:right w:val="none" w:sz="0" w:space="0" w:color="auto"/>
          </w:divBdr>
          <w:divsChild>
            <w:div w:id="1265113698">
              <w:blockQuote w:val="1"/>
              <w:marLeft w:val="600"/>
              <w:marRight w:val="0"/>
              <w:marTop w:val="0"/>
              <w:marBottom w:val="0"/>
              <w:divBdr>
                <w:top w:val="none" w:sz="0" w:space="0" w:color="auto"/>
                <w:left w:val="none" w:sz="0" w:space="0" w:color="auto"/>
                <w:bottom w:val="none" w:sz="0" w:space="0" w:color="auto"/>
                <w:right w:val="none" w:sz="0" w:space="0" w:color="auto"/>
              </w:divBdr>
              <w:divsChild>
                <w:div w:id="345910617">
                  <w:marLeft w:val="0"/>
                  <w:marRight w:val="0"/>
                  <w:marTop w:val="0"/>
                  <w:marBottom w:val="0"/>
                  <w:divBdr>
                    <w:top w:val="none" w:sz="0" w:space="0" w:color="auto"/>
                    <w:left w:val="none" w:sz="0" w:space="0" w:color="auto"/>
                    <w:bottom w:val="none" w:sz="0" w:space="0" w:color="auto"/>
                    <w:right w:val="none" w:sz="0" w:space="0" w:color="auto"/>
                  </w:divBdr>
                  <w:divsChild>
                    <w:div w:id="4374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16347">
          <w:blockQuote w:val="1"/>
          <w:marLeft w:val="600"/>
          <w:marRight w:val="0"/>
          <w:marTop w:val="0"/>
          <w:marBottom w:val="0"/>
          <w:divBdr>
            <w:top w:val="none" w:sz="0" w:space="0" w:color="auto"/>
            <w:left w:val="none" w:sz="0" w:space="0" w:color="auto"/>
            <w:bottom w:val="none" w:sz="0" w:space="0" w:color="auto"/>
            <w:right w:val="none" w:sz="0" w:space="0" w:color="auto"/>
          </w:divBdr>
          <w:divsChild>
            <w:div w:id="1672104960">
              <w:blockQuote w:val="1"/>
              <w:marLeft w:val="600"/>
              <w:marRight w:val="0"/>
              <w:marTop w:val="0"/>
              <w:marBottom w:val="0"/>
              <w:divBdr>
                <w:top w:val="none" w:sz="0" w:space="0" w:color="auto"/>
                <w:left w:val="none" w:sz="0" w:space="0" w:color="auto"/>
                <w:bottom w:val="none" w:sz="0" w:space="0" w:color="auto"/>
                <w:right w:val="none" w:sz="0" w:space="0" w:color="auto"/>
              </w:divBdr>
              <w:divsChild>
                <w:div w:id="13097024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701443682">
          <w:marLeft w:val="0"/>
          <w:marRight w:val="0"/>
          <w:marTop w:val="0"/>
          <w:marBottom w:val="0"/>
          <w:divBdr>
            <w:top w:val="none" w:sz="0" w:space="0" w:color="auto"/>
            <w:left w:val="none" w:sz="0" w:space="0" w:color="auto"/>
            <w:bottom w:val="none" w:sz="0" w:space="0" w:color="auto"/>
            <w:right w:val="none" w:sz="0" w:space="0" w:color="auto"/>
          </w:divBdr>
          <w:divsChild>
            <w:div w:id="1291326540">
              <w:marLeft w:val="0"/>
              <w:marRight w:val="0"/>
              <w:marTop w:val="0"/>
              <w:marBottom w:val="0"/>
              <w:divBdr>
                <w:top w:val="none" w:sz="0" w:space="0" w:color="auto"/>
                <w:left w:val="none" w:sz="0" w:space="0" w:color="auto"/>
                <w:bottom w:val="none" w:sz="0" w:space="0" w:color="auto"/>
                <w:right w:val="none" w:sz="0" w:space="0" w:color="auto"/>
              </w:divBdr>
            </w:div>
          </w:divsChild>
        </w:div>
        <w:div w:id="1784835728">
          <w:marLeft w:val="0"/>
          <w:marRight w:val="0"/>
          <w:marTop w:val="0"/>
          <w:marBottom w:val="0"/>
          <w:divBdr>
            <w:top w:val="none" w:sz="0" w:space="0" w:color="auto"/>
            <w:left w:val="none" w:sz="0" w:space="0" w:color="auto"/>
            <w:bottom w:val="none" w:sz="0" w:space="0" w:color="auto"/>
            <w:right w:val="none" w:sz="0" w:space="0" w:color="auto"/>
          </w:divBdr>
        </w:div>
        <w:div w:id="798451134">
          <w:blockQuote w:val="1"/>
          <w:marLeft w:val="600"/>
          <w:marRight w:val="0"/>
          <w:marTop w:val="0"/>
          <w:marBottom w:val="0"/>
          <w:divBdr>
            <w:top w:val="none" w:sz="0" w:space="0" w:color="auto"/>
            <w:left w:val="none" w:sz="0" w:space="0" w:color="auto"/>
            <w:bottom w:val="none" w:sz="0" w:space="0" w:color="auto"/>
            <w:right w:val="none" w:sz="0" w:space="0" w:color="auto"/>
          </w:divBdr>
          <w:divsChild>
            <w:div w:id="2001930515">
              <w:blockQuote w:val="1"/>
              <w:marLeft w:val="600"/>
              <w:marRight w:val="0"/>
              <w:marTop w:val="0"/>
              <w:marBottom w:val="0"/>
              <w:divBdr>
                <w:top w:val="none" w:sz="0" w:space="0" w:color="auto"/>
                <w:left w:val="none" w:sz="0" w:space="0" w:color="auto"/>
                <w:bottom w:val="none" w:sz="0" w:space="0" w:color="auto"/>
                <w:right w:val="none" w:sz="0" w:space="0" w:color="auto"/>
              </w:divBdr>
              <w:divsChild>
                <w:div w:id="1907839785">
                  <w:blockQuote w:val="1"/>
                  <w:marLeft w:val="600"/>
                  <w:marRight w:val="0"/>
                  <w:marTop w:val="0"/>
                  <w:marBottom w:val="0"/>
                  <w:divBdr>
                    <w:top w:val="none" w:sz="0" w:space="0" w:color="auto"/>
                    <w:left w:val="none" w:sz="0" w:space="0" w:color="auto"/>
                    <w:bottom w:val="none" w:sz="0" w:space="0" w:color="auto"/>
                    <w:right w:val="none" w:sz="0" w:space="0" w:color="auto"/>
                  </w:divBdr>
                  <w:divsChild>
                    <w:div w:id="468862595">
                      <w:marLeft w:val="0"/>
                      <w:marRight w:val="0"/>
                      <w:marTop w:val="0"/>
                      <w:marBottom w:val="0"/>
                      <w:divBdr>
                        <w:top w:val="none" w:sz="0" w:space="0" w:color="auto"/>
                        <w:left w:val="none" w:sz="0" w:space="0" w:color="auto"/>
                        <w:bottom w:val="none" w:sz="0" w:space="0" w:color="auto"/>
                        <w:right w:val="none" w:sz="0" w:space="0" w:color="auto"/>
                      </w:divBdr>
                      <w:divsChild>
                        <w:div w:id="1020353823">
                          <w:marLeft w:val="0"/>
                          <w:marRight w:val="0"/>
                          <w:marTop w:val="0"/>
                          <w:marBottom w:val="0"/>
                          <w:divBdr>
                            <w:top w:val="none" w:sz="0" w:space="0" w:color="auto"/>
                            <w:left w:val="none" w:sz="0" w:space="0" w:color="auto"/>
                            <w:bottom w:val="none" w:sz="0" w:space="0" w:color="auto"/>
                            <w:right w:val="none" w:sz="0" w:space="0" w:color="auto"/>
                          </w:divBdr>
                        </w:div>
                      </w:divsChild>
                    </w:div>
                    <w:div w:id="4810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396">
          <w:marLeft w:val="0"/>
          <w:marRight w:val="0"/>
          <w:marTop w:val="0"/>
          <w:marBottom w:val="0"/>
          <w:divBdr>
            <w:top w:val="none" w:sz="0" w:space="0" w:color="auto"/>
            <w:left w:val="none" w:sz="0" w:space="0" w:color="auto"/>
            <w:bottom w:val="none" w:sz="0" w:space="0" w:color="auto"/>
            <w:right w:val="none" w:sz="0" w:space="0" w:color="auto"/>
          </w:divBdr>
        </w:div>
        <w:div w:id="210968847">
          <w:blockQuote w:val="1"/>
          <w:marLeft w:val="600"/>
          <w:marRight w:val="0"/>
          <w:marTop w:val="0"/>
          <w:marBottom w:val="0"/>
          <w:divBdr>
            <w:top w:val="none" w:sz="0" w:space="0" w:color="auto"/>
            <w:left w:val="none" w:sz="0" w:space="0" w:color="auto"/>
            <w:bottom w:val="none" w:sz="0" w:space="0" w:color="auto"/>
            <w:right w:val="none" w:sz="0" w:space="0" w:color="auto"/>
          </w:divBdr>
          <w:divsChild>
            <w:div w:id="1412771667">
              <w:blockQuote w:val="1"/>
              <w:marLeft w:val="600"/>
              <w:marRight w:val="0"/>
              <w:marTop w:val="0"/>
              <w:marBottom w:val="0"/>
              <w:divBdr>
                <w:top w:val="none" w:sz="0" w:space="0" w:color="auto"/>
                <w:left w:val="none" w:sz="0" w:space="0" w:color="auto"/>
                <w:bottom w:val="none" w:sz="0" w:space="0" w:color="auto"/>
                <w:right w:val="none" w:sz="0" w:space="0" w:color="auto"/>
              </w:divBdr>
              <w:divsChild>
                <w:div w:id="1667901568">
                  <w:blockQuote w:val="1"/>
                  <w:marLeft w:val="600"/>
                  <w:marRight w:val="0"/>
                  <w:marTop w:val="0"/>
                  <w:marBottom w:val="0"/>
                  <w:divBdr>
                    <w:top w:val="none" w:sz="0" w:space="0" w:color="auto"/>
                    <w:left w:val="none" w:sz="0" w:space="0" w:color="auto"/>
                    <w:bottom w:val="none" w:sz="0" w:space="0" w:color="auto"/>
                    <w:right w:val="none" w:sz="0" w:space="0" w:color="auto"/>
                  </w:divBdr>
                  <w:divsChild>
                    <w:div w:id="4123609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73396">
          <w:marLeft w:val="0"/>
          <w:marRight w:val="0"/>
          <w:marTop w:val="0"/>
          <w:marBottom w:val="0"/>
          <w:divBdr>
            <w:top w:val="none" w:sz="0" w:space="0" w:color="auto"/>
            <w:left w:val="none" w:sz="0" w:space="0" w:color="auto"/>
            <w:bottom w:val="none" w:sz="0" w:space="0" w:color="auto"/>
            <w:right w:val="none" w:sz="0" w:space="0" w:color="auto"/>
          </w:divBdr>
          <w:divsChild>
            <w:div w:id="1611352020">
              <w:marLeft w:val="0"/>
              <w:marRight w:val="0"/>
              <w:marTop w:val="0"/>
              <w:marBottom w:val="0"/>
              <w:divBdr>
                <w:top w:val="none" w:sz="0" w:space="0" w:color="auto"/>
                <w:left w:val="none" w:sz="0" w:space="0" w:color="auto"/>
                <w:bottom w:val="none" w:sz="0" w:space="0" w:color="auto"/>
                <w:right w:val="none" w:sz="0" w:space="0" w:color="auto"/>
              </w:divBdr>
            </w:div>
            <w:div w:id="475609330">
              <w:marLeft w:val="0"/>
              <w:marRight w:val="0"/>
              <w:marTop w:val="0"/>
              <w:marBottom w:val="0"/>
              <w:divBdr>
                <w:top w:val="none" w:sz="0" w:space="0" w:color="auto"/>
                <w:left w:val="none" w:sz="0" w:space="0" w:color="auto"/>
                <w:bottom w:val="none" w:sz="0" w:space="0" w:color="auto"/>
                <w:right w:val="none" w:sz="0" w:space="0" w:color="auto"/>
              </w:divBdr>
            </w:div>
          </w:divsChild>
        </w:div>
        <w:div w:id="1176918239">
          <w:blockQuote w:val="1"/>
          <w:marLeft w:val="600"/>
          <w:marRight w:val="0"/>
          <w:marTop w:val="0"/>
          <w:marBottom w:val="0"/>
          <w:divBdr>
            <w:top w:val="none" w:sz="0" w:space="0" w:color="auto"/>
            <w:left w:val="none" w:sz="0" w:space="0" w:color="auto"/>
            <w:bottom w:val="none" w:sz="0" w:space="0" w:color="auto"/>
            <w:right w:val="none" w:sz="0" w:space="0" w:color="auto"/>
          </w:divBdr>
          <w:divsChild>
            <w:div w:id="1911428479">
              <w:blockQuote w:val="1"/>
              <w:marLeft w:val="600"/>
              <w:marRight w:val="0"/>
              <w:marTop w:val="0"/>
              <w:marBottom w:val="0"/>
              <w:divBdr>
                <w:top w:val="none" w:sz="0" w:space="0" w:color="auto"/>
                <w:left w:val="none" w:sz="0" w:space="0" w:color="auto"/>
                <w:bottom w:val="none" w:sz="0" w:space="0" w:color="auto"/>
                <w:right w:val="none" w:sz="0" w:space="0" w:color="auto"/>
              </w:divBdr>
              <w:divsChild>
                <w:div w:id="1725904002">
                  <w:blockQuote w:val="1"/>
                  <w:marLeft w:val="600"/>
                  <w:marRight w:val="0"/>
                  <w:marTop w:val="0"/>
                  <w:marBottom w:val="0"/>
                  <w:divBdr>
                    <w:top w:val="none" w:sz="0" w:space="0" w:color="auto"/>
                    <w:left w:val="none" w:sz="0" w:space="0" w:color="auto"/>
                    <w:bottom w:val="none" w:sz="0" w:space="0" w:color="auto"/>
                    <w:right w:val="none" w:sz="0" w:space="0" w:color="auto"/>
                  </w:divBdr>
                  <w:divsChild>
                    <w:div w:id="1481264540">
                      <w:blockQuote w:val="1"/>
                      <w:marLeft w:val="600"/>
                      <w:marRight w:val="0"/>
                      <w:marTop w:val="0"/>
                      <w:marBottom w:val="0"/>
                      <w:divBdr>
                        <w:top w:val="none" w:sz="0" w:space="0" w:color="auto"/>
                        <w:left w:val="none" w:sz="0" w:space="0" w:color="auto"/>
                        <w:bottom w:val="none" w:sz="0" w:space="0" w:color="auto"/>
                        <w:right w:val="none" w:sz="0" w:space="0" w:color="auto"/>
                      </w:divBdr>
                      <w:divsChild>
                        <w:div w:id="12243648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0049">
          <w:marLeft w:val="0"/>
          <w:marRight w:val="0"/>
          <w:marTop w:val="0"/>
          <w:marBottom w:val="0"/>
          <w:divBdr>
            <w:top w:val="none" w:sz="0" w:space="0" w:color="auto"/>
            <w:left w:val="none" w:sz="0" w:space="0" w:color="auto"/>
            <w:bottom w:val="none" w:sz="0" w:space="0" w:color="auto"/>
            <w:right w:val="none" w:sz="0" w:space="0" w:color="auto"/>
          </w:divBdr>
          <w:divsChild>
            <w:div w:id="168760689">
              <w:marLeft w:val="0"/>
              <w:marRight w:val="0"/>
              <w:marTop w:val="0"/>
              <w:marBottom w:val="0"/>
              <w:divBdr>
                <w:top w:val="none" w:sz="0" w:space="0" w:color="auto"/>
                <w:left w:val="none" w:sz="0" w:space="0" w:color="auto"/>
                <w:bottom w:val="none" w:sz="0" w:space="0" w:color="auto"/>
                <w:right w:val="none" w:sz="0" w:space="0" w:color="auto"/>
              </w:divBdr>
            </w:div>
            <w:div w:id="214197388">
              <w:marLeft w:val="0"/>
              <w:marRight w:val="0"/>
              <w:marTop w:val="0"/>
              <w:marBottom w:val="0"/>
              <w:divBdr>
                <w:top w:val="none" w:sz="0" w:space="0" w:color="auto"/>
                <w:left w:val="none" w:sz="0" w:space="0" w:color="auto"/>
                <w:bottom w:val="none" w:sz="0" w:space="0" w:color="auto"/>
                <w:right w:val="none" w:sz="0" w:space="0" w:color="auto"/>
              </w:divBdr>
            </w:div>
            <w:div w:id="1260988886">
              <w:marLeft w:val="0"/>
              <w:marRight w:val="0"/>
              <w:marTop w:val="0"/>
              <w:marBottom w:val="0"/>
              <w:divBdr>
                <w:top w:val="none" w:sz="0" w:space="0" w:color="auto"/>
                <w:left w:val="none" w:sz="0" w:space="0" w:color="auto"/>
                <w:bottom w:val="none" w:sz="0" w:space="0" w:color="auto"/>
                <w:right w:val="none" w:sz="0" w:space="0" w:color="auto"/>
              </w:divBdr>
            </w:div>
          </w:divsChild>
        </w:div>
        <w:div w:id="475924841">
          <w:blockQuote w:val="1"/>
          <w:marLeft w:val="600"/>
          <w:marRight w:val="0"/>
          <w:marTop w:val="0"/>
          <w:marBottom w:val="0"/>
          <w:divBdr>
            <w:top w:val="none" w:sz="0" w:space="0" w:color="auto"/>
            <w:left w:val="none" w:sz="0" w:space="0" w:color="auto"/>
            <w:bottom w:val="none" w:sz="0" w:space="0" w:color="auto"/>
            <w:right w:val="none" w:sz="0" w:space="0" w:color="auto"/>
          </w:divBdr>
          <w:divsChild>
            <w:div w:id="191123458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454238">
                  <w:marLeft w:val="0"/>
                  <w:marRight w:val="0"/>
                  <w:marTop w:val="0"/>
                  <w:marBottom w:val="0"/>
                  <w:divBdr>
                    <w:top w:val="none" w:sz="0" w:space="0" w:color="auto"/>
                    <w:left w:val="none" w:sz="0" w:space="0" w:color="auto"/>
                    <w:bottom w:val="none" w:sz="0" w:space="0" w:color="auto"/>
                    <w:right w:val="none" w:sz="0" w:space="0" w:color="auto"/>
                  </w:divBdr>
                  <w:divsChild>
                    <w:div w:id="754590957">
                      <w:blockQuote w:val="1"/>
                      <w:marLeft w:val="600"/>
                      <w:marRight w:val="0"/>
                      <w:marTop w:val="0"/>
                      <w:marBottom w:val="0"/>
                      <w:divBdr>
                        <w:top w:val="none" w:sz="0" w:space="0" w:color="auto"/>
                        <w:left w:val="none" w:sz="0" w:space="0" w:color="auto"/>
                        <w:bottom w:val="none" w:sz="0" w:space="0" w:color="auto"/>
                        <w:right w:val="none" w:sz="0" w:space="0" w:color="auto"/>
                      </w:divBdr>
                      <w:divsChild>
                        <w:div w:id="17264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08740">
          <w:marLeft w:val="0"/>
          <w:marRight w:val="0"/>
          <w:marTop w:val="0"/>
          <w:marBottom w:val="0"/>
          <w:divBdr>
            <w:top w:val="none" w:sz="0" w:space="0" w:color="auto"/>
            <w:left w:val="none" w:sz="0" w:space="0" w:color="auto"/>
            <w:bottom w:val="none" w:sz="0" w:space="0" w:color="auto"/>
            <w:right w:val="none" w:sz="0" w:space="0" w:color="auto"/>
          </w:divBdr>
          <w:divsChild>
            <w:div w:id="418529273">
              <w:marLeft w:val="0"/>
              <w:marRight w:val="0"/>
              <w:marTop w:val="0"/>
              <w:marBottom w:val="0"/>
              <w:divBdr>
                <w:top w:val="none" w:sz="0" w:space="0" w:color="auto"/>
                <w:left w:val="none" w:sz="0" w:space="0" w:color="auto"/>
                <w:bottom w:val="none" w:sz="0" w:space="0" w:color="auto"/>
                <w:right w:val="none" w:sz="0" w:space="0" w:color="auto"/>
              </w:divBdr>
            </w:div>
          </w:divsChild>
        </w:div>
        <w:div w:id="974483247">
          <w:blockQuote w:val="1"/>
          <w:marLeft w:val="600"/>
          <w:marRight w:val="0"/>
          <w:marTop w:val="0"/>
          <w:marBottom w:val="0"/>
          <w:divBdr>
            <w:top w:val="none" w:sz="0" w:space="0" w:color="auto"/>
            <w:left w:val="none" w:sz="0" w:space="0" w:color="auto"/>
            <w:bottom w:val="none" w:sz="0" w:space="0" w:color="auto"/>
            <w:right w:val="none" w:sz="0" w:space="0" w:color="auto"/>
          </w:divBdr>
          <w:divsChild>
            <w:div w:id="1226837228">
              <w:blockQuote w:val="1"/>
              <w:marLeft w:val="600"/>
              <w:marRight w:val="0"/>
              <w:marTop w:val="0"/>
              <w:marBottom w:val="0"/>
              <w:divBdr>
                <w:top w:val="none" w:sz="0" w:space="0" w:color="auto"/>
                <w:left w:val="none" w:sz="0" w:space="0" w:color="auto"/>
                <w:bottom w:val="none" w:sz="0" w:space="0" w:color="auto"/>
                <w:right w:val="none" w:sz="0" w:space="0" w:color="auto"/>
              </w:divBdr>
              <w:divsChild>
                <w:div w:id="738481100">
                  <w:marLeft w:val="0"/>
                  <w:marRight w:val="0"/>
                  <w:marTop w:val="0"/>
                  <w:marBottom w:val="0"/>
                  <w:divBdr>
                    <w:top w:val="none" w:sz="0" w:space="0" w:color="auto"/>
                    <w:left w:val="none" w:sz="0" w:space="0" w:color="auto"/>
                    <w:bottom w:val="none" w:sz="0" w:space="0" w:color="auto"/>
                    <w:right w:val="none" w:sz="0" w:space="0" w:color="auto"/>
                  </w:divBdr>
                  <w:divsChild>
                    <w:div w:id="3839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3323">
          <w:blockQuote w:val="1"/>
          <w:marLeft w:val="600"/>
          <w:marRight w:val="0"/>
          <w:marTop w:val="0"/>
          <w:marBottom w:val="0"/>
          <w:divBdr>
            <w:top w:val="none" w:sz="0" w:space="0" w:color="auto"/>
            <w:left w:val="none" w:sz="0" w:space="0" w:color="auto"/>
            <w:bottom w:val="none" w:sz="0" w:space="0" w:color="auto"/>
            <w:right w:val="none" w:sz="0" w:space="0" w:color="auto"/>
          </w:divBdr>
          <w:divsChild>
            <w:div w:id="2085956740">
              <w:blockQuote w:val="1"/>
              <w:marLeft w:val="600"/>
              <w:marRight w:val="0"/>
              <w:marTop w:val="0"/>
              <w:marBottom w:val="0"/>
              <w:divBdr>
                <w:top w:val="none" w:sz="0" w:space="0" w:color="auto"/>
                <w:left w:val="none" w:sz="0" w:space="0" w:color="auto"/>
                <w:bottom w:val="none" w:sz="0" w:space="0" w:color="auto"/>
                <w:right w:val="none" w:sz="0" w:space="0" w:color="auto"/>
              </w:divBdr>
              <w:divsChild>
                <w:div w:id="1855916933">
                  <w:marLeft w:val="0"/>
                  <w:marRight w:val="0"/>
                  <w:marTop w:val="0"/>
                  <w:marBottom w:val="0"/>
                  <w:divBdr>
                    <w:top w:val="none" w:sz="0" w:space="0" w:color="auto"/>
                    <w:left w:val="none" w:sz="0" w:space="0" w:color="auto"/>
                    <w:bottom w:val="none" w:sz="0" w:space="0" w:color="auto"/>
                    <w:right w:val="none" w:sz="0" w:space="0" w:color="auto"/>
                  </w:divBdr>
                  <w:divsChild>
                    <w:div w:id="3554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60973">
          <w:marLeft w:val="0"/>
          <w:marRight w:val="0"/>
          <w:marTop w:val="0"/>
          <w:marBottom w:val="0"/>
          <w:divBdr>
            <w:top w:val="none" w:sz="0" w:space="0" w:color="auto"/>
            <w:left w:val="none" w:sz="0" w:space="0" w:color="auto"/>
            <w:bottom w:val="none" w:sz="0" w:space="0" w:color="auto"/>
            <w:right w:val="none" w:sz="0" w:space="0" w:color="auto"/>
          </w:divBdr>
          <w:divsChild>
            <w:div w:id="1406993007">
              <w:marLeft w:val="0"/>
              <w:marRight w:val="0"/>
              <w:marTop w:val="0"/>
              <w:marBottom w:val="0"/>
              <w:divBdr>
                <w:top w:val="none" w:sz="0" w:space="0" w:color="auto"/>
                <w:left w:val="none" w:sz="0" w:space="0" w:color="auto"/>
                <w:bottom w:val="none" w:sz="0" w:space="0" w:color="auto"/>
                <w:right w:val="none" w:sz="0" w:space="0" w:color="auto"/>
              </w:divBdr>
            </w:div>
            <w:div w:id="1652909331">
              <w:marLeft w:val="0"/>
              <w:marRight w:val="0"/>
              <w:marTop w:val="0"/>
              <w:marBottom w:val="0"/>
              <w:divBdr>
                <w:top w:val="none" w:sz="0" w:space="0" w:color="auto"/>
                <w:left w:val="none" w:sz="0" w:space="0" w:color="auto"/>
                <w:bottom w:val="none" w:sz="0" w:space="0" w:color="auto"/>
                <w:right w:val="none" w:sz="0" w:space="0" w:color="auto"/>
              </w:divBdr>
            </w:div>
          </w:divsChild>
        </w:div>
        <w:div w:id="333798300">
          <w:blockQuote w:val="1"/>
          <w:marLeft w:val="600"/>
          <w:marRight w:val="0"/>
          <w:marTop w:val="0"/>
          <w:marBottom w:val="0"/>
          <w:divBdr>
            <w:top w:val="none" w:sz="0" w:space="0" w:color="auto"/>
            <w:left w:val="none" w:sz="0" w:space="0" w:color="auto"/>
            <w:bottom w:val="none" w:sz="0" w:space="0" w:color="auto"/>
            <w:right w:val="none" w:sz="0" w:space="0" w:color="auto"/>
          </w:divBdr>
          <w:divsChild>
            <w:div w:id="526526270">
              <w:blockQuote w:val="1"/>
              <w:marLeft w:val="600"/>
              <w:marRight w:val="0"/>
              <w:marTop w:val="0"/>
              <w:marBottom w:val="0"/>
              <w:divBdr>
                <w:top w:val="none" w:sz="0" w:space="0" w:color="auto"/>
                <w:left w:val="none" w:sz="0" w:space="0" w:color="auto"/>
                <w:bottom w:val="none" w:sz="0" w:space="0" w:color="auto"/>
                <w:right w:val="none" w:sz="0" w:space="0" w:color="auto"/>
              </w:divBdr>
              <w:divsChild>
                <w:div w:id="1307469045">
                  <w:blockQuote w:val="1"/>
                  <w:marLeft w:val="600"/>
                  <w:marRight w:val="0"/>
                  <w:marTop w:val="0"/>
                  <w:marBottom w:val="0"/>
                  <w:divBdr>
                    <w:top w:val="none" w:sz="0" w:space="0" w:color="auto"/>
                    <w:left w:val="none" w:sz="0" w:space="0" w:color="auto"/>
                    <w:bottom w:val="none" w:sz="0" w:space="0" w:color="auto"/>
                    <w:right w:val="none" w:sz="0" w:space="0" w:color="auto"/>
                  </w:divBdr>
                  <w:divsChild>
                    <w:div w:id="1487431723">
                      <w:blockQuote w:val="1"/>
                      <w:marLeft w:val="600"/>
                      <w:marRight w:val="0"/>
                      <w:marTop w:val="0"/>
                      <w:marBottom w:val="0"/>
                      <w:divBdr>
                        <w:top w:val="none" w:sz="0" w:space="0" w:color="auto"/>
                        <w:left w:val="none" w:sz="0" w:space="0" w:color="auto"/>
                        <w:bottom w:val="none" w:sz="0" w:space="0" w:color="auto"/>
                        <w:right w:val="none" w:sz="0" w:space="0" w:color="auto"/>
                      </w:divBdr>
                      <w:divsChild>
                        <w:div w:id="1010914916">
                          <w:marLeft w:val="0"/>
                          <w:marRight w:val="0"/>
                          <w:marTop w:val="0"/>
                          <w:marBottom w:val="0"/>
                          <w:divBdr>
                            <w:top w:val="none" w:sz="0" w:space="0" w:color="auto"/>
                            <w:left w:val="none" w:sz="0" w:space="0" w:color="auto"/>
                            <w:bottom w:val="none" w:sz="0" w:space="0" w:color="auto"/>
                            <w:right w:val="none" w:sz="0" w:space="0" w:color="auto"/>
                          </w:divBdr>
                          <w:divsChild>
                            <w:div w:id="7690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35168">
          <w:marLeft w:val="0"/>
          <w:marRight w:val="0"/>
          <w:marTop w:val="0"/>
          <w:marBottom w:val="0"/>
          <w:divBdr>
            <w:top w:val="none" w:sz="0" w:space="0" w:color="auto"/>
            <w:left w:val="none" w:sz="0" w:space="0" w:color="auto"/>
            <w:bottom w:val="none" w:sz="0" w:space="0" w:color="auto"/>
            <w:right w:val="none" w:sz="0" w:space="0" w:color="auto"/>
          </w:divBdr>
        </w:div>
        <w:div w:id="1899978548">
          <w:marLeft w:val="0"/>
          <w:marRight w:val="0"/>
          <w:marTop w:val="0"/>
          <w:marBottom w:val="0"/>
          <w:divBdr>
            <w:top w:val="none" w:sz="0" w:space="0" w:color="auto"/>
            <w:left w:val="none" w:sz="0" w:space="0" w:color="auto"/>
            <w:bottom w:val="none" w:sz="0" w:space="0" w:color="auto"/>
            <w:right w:val="none" w:sz="0" w:space="0" w:color="auto"/>
          </w:divBdr>
          <w:divsChild>
            <w:div w:id="912472036">
              <w:marLeft w:val="0"/>
              <w:marRight w:val="0"/>
              <w:marTop w:val="0"/>
              <w:marBottom w:val="0"/>
              <w:divBdr>
                <w:top w:val="none" w:sz="0" w:space="0" w:color="auto"/>
                <w:left w:val="none" w:sz="0" w:space="0" w:color="auto"/>
                <w:bottom w:val="none" w:sz="0" w:space="0" w:color="auto"/>
                <w:right w:val="none" w:sz="0" w:space="0" w:color="auto"/>
              </w:divBdr>
              <w:divsChild>
                <w:div w:id="53352681">
                  <w:marLeft w:val="0"/>
                  <w:marRight w:val="0"/>
                  <w:marTop w:val="0"/>
                  <w:marBottom w:val="0"/>
                  <w:divBdr>
                    <w:top w:val="none" w:sz="0" w:space="0" w:color="auto"/>
                    <w:left w:val="none" w:sz="0" w:space="0" w:color="auto"/>
                    <w:bottom w:val="none" w:sz="0" w:space="0" w:color="auto"/>
                    <w:right w:val="none" w:sz="0" w:space="0" w:color="auto"/>
                  </w:divBdr>
                </w:div>
                <w:div w:id="450709835">
                  <w:blockQuote w:val="1"/>
                  <w:marLeft w:val="600"/>
                  <w:marRight w:val="0"/>
                  <w:marTop w:val="0"/>
                  <w:marBottom w:val="0"/>
                  <w:divBdr>
                    <w:top w:val="none" w:sz="0" w:space="0" w:color="auto"/>
                    <w:left w:val="none" w:sz="0" w:space="0" w:color="auto"/>
                    <w:bottom w:val="none" w:sz="0" w:space="0" w:color="auto"/>
                    <w:right w:val="none" w:sz="0" w:space="0" w:color="auto"/>
                  </w:divBdr>
                  <w:divsChild>
                    <w:div w:id="1634362095">
                      <w:blockQuote w:val="1"/>
                      <w:marLeft w:val="600"/>
                      <w:marRight w:val="0"/>
                      <w:marTop w:val="0"/>
                      <w:marBottom w:val="0"/>
                      <w:divBdr>
                        <w:top w:val="none" w:sz="0" w:space="0" w:color="auto"/>
                        <w:left w:val="none" w:sz="0" w:space="0" w:color="auto"/>
                        <w:bottom w:val="none" w:sz="0" w:space="0" w:color="auto"/>
                        <w:right w:val="none" w:sz="0" w:space="0" w:color="auto"/>
                      </w:divBdr>
                      <w:divsChild>
                        <w:div w:id="5227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0514">
                  <w:marLeft w:val="0"/>
                  <w:marRight w:val="0"/>
                  <w:marTop w:val="0"/>
                  <w:marBottom w:val="0"/>
                  <w:divBdr>
                    <w:top w:val="none" w:sz="0" w:space="0" w:color="auto"/>
                    <w:left w:val="none" w:sz="0" w:space="0" w:color="auto"/>
                    <w:bottom w:val="none" w:sz="0" w:space="0" w:color="auto"/>
                    <w:right w:val="none" w:sz="0" w:space="0" w:color="auto"/>
                  </w:divBdr>
                </w:div>
                <w:div w:id="583534003">
                  <w:marLeft w:val="0"/>
                  <w:marRight w:val="0"/>
                  <w:marTop w:val="0"/>
                  <w:marBottom w:val="0"/>
                  <w:divBdr>
                    <w:top w:val="none" w:sz="0" w:space="0" w:color="auto"/>
                    <w:left w:val="none" w:sz="0" w:space="0" w:color="auto"/>
                    <w:bottom w:val="none" w:sz="0" w:space="0" w:color="auto"/>
                    <w:right w:val="none" w:sz="0" w:space="0" w:color="auto"/>
                  </w:divBdr>
                  <w:divsChild>
                    <w:div w:id="18964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97938">
              <w:marLeft w:val="0"/>
              <w:marRight w:val="0"/>
              <w:marTop w:val="0"/>
              <w:marBottom w:val="0"/>
              <w:divBdr>
                <w:top w:val="none" w:sz="0" w:space="0" w:color="auto"/>
                <w:left w:val="none" w:sz="0" w:space="0" w:color="auto"/>
                <w:bottom w:val="none" w:sz="0" w:space="0" w:color="auto"/>
                <w:right w:val="none" w:sz="0" w:space="0" w:color="auto"/>
              </w:divBdr>
              <w:divsChild>
                <w:div w:id="13223472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4342991">
              <w:blockQuote w:val="1"/>
              <w:marLeft w:val="600"/>
              <w:marRight w:val="0"/>
              <w:marTop w:val="0"/>
              <w:marBottom w:val="0"/>
              <w:divBdr>
                <w:top w:val="none" w:sz="0" w:space="0" w:color="auto"/>
                <w:left w:val="none" w:sz="0" w:space="0" w:color="auto"/>
                <w:bottom w:val="none" w:sz="0" w:space="0" w:color="auto"/>
                <w:right w:val="none" w:sz="0" w:space="0" w:color="auto"/>
              </w:divBdr>
            </w:div>
            <w:div w:id="185950571">
              <w:marLeft w:val="0"/>
              <w:marRight w:val="0"/>
              <w:marTop w:val="0"/>
              <w:marBottom w:val="0"/>
              <w:divBdr>
                <w:top w:val="none" w:sz="0" w:space="0" w:color="auto"/>
                <w:left w:val="none" w:sz="0" w:space="0" w:color="auto"/>
                <w:bottom w:val="none" w:sz="0" w:space="0" w:color="auto"/>
                <w:right w:val="none" w:sz="0" w:space="0" w:color="auto"/>
              </w:divBdr>
              <w:divsChild>
                <w:div w:id="14689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6648">
          <w:marLeft w:val="0"/>
          <w:marRight w:val="0"/>
          <w:marTop w:val="0"/>
          <w:marBottom w:val="0"/>
          <w:divBdr>
            <w:top w:val="none" w:sz="0" w:space="0" w:color="auto"/>
            <w:left w:val="none" w:sz="0" w:space="0" w:color="auto"/>
            <w:bottom w:val="none" w:sz="0" w:space="0" w:color="auto"/>
            <w:right w:val="none" w:sz="0" w:space="0" w:color="auto"/>
          </w:divBdr>
          <w:divsChild>
            <w:div w:id="578177269">
              <w:marLeft w:val="0"/>
              <w:marRight w:val="0"/>
              <w:marTop w:val="0"/>
              <w:marBottom w:val="0"/>
              <w:divBdr>
                <w:top w:val="none" w:sz="0" w:space="0" w:color="auto"/>
                <w:left w:val="none" w:sz="0" w:space="0" w:color="auto"/>
                <w:bottom w:val="none" w:sz="0" w:space="0" w:color="auto"/>
                <w:right w:val="none" w:sz="0" w:space="0" w:color="auto"/>
              </w:divBdr>
              <w:divsChild>
                <w:div w:id="17715857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06164222">
          <w:marLeft w:val="0"/>
          <w:marRight w:val="0"/>
          <w:marTop w:val="0"/>
          <w:marBottom w:val="0"/>
          <w:divBdr>
            <w:top w:val="none" w:sz="0" w:space="0" w:color="auto"/>
            <w:left w:val="none" w:sz="0" w:space="0" w:color="auto"/>
            <w:bottom w:val="none" w:sz="0" w:space="0" w:color="auto"/>
            <w:right w:val="none" w:sz="0" w:space="0" w:color="auto"/>
          </w:divBdr>
        </w:div>
        <w:div w:id="2055813716">
          <w:marLeft w:val="0"/>
          <w:marRight w:val="0"/>
          <w:marTop w:val="0"/>
          <w:marBottom w:val="0"/>
          <w:divBdr>
            <w:top w:val="none" w:sz="0" w:space="0" w:color="auto"/>
            <w:left w:val="none" w:sz="0" w:space="0" w:color="auto"/>
            <w:bottom w:val="none" w:sz="0" w:space="0" w:color="auto"/>
            <w:right w:val="none" w:sz="0" w:space="0" w:color="auto"/>
          </w:divBdr>
          <w:divsChild>
            <w:div w:id="705836269">
              <w:marLeft w:val="0"/>
              <w:marRight w:val="0"/>
              <w:marTop w:val="0"/>
              <w:marBottom w:val="0"/>
              <w:divBdr>
                <w:top w:val="none" w:sz="0" w:space="0" w:color="auto"/>
                <w:left w:val="none" w:sz="0" w:space="0" w:color="auto"/>
                <w:bottom w:val="none" w:sz="0" w:space="0" w:color="auto"/>
                <w:right w:val="none" w:sz="0" w:space="0" w:color="auto"/>
              </w:divBdr>
            </w:div>
          </w:divsChild>
        </w:div>
        <w:div w:id="1692606939">
          <w:marLeft w:val="0"/>
          <w:marRight w:val="0"/>
          <w:marTop w:val="0"/>
          <w:marBottom w:val="0"/>
          <w:divBdr>
            <w:top w:val="none" w:sz="0" w:space="0" w:color="auto"/>
            <w:left w:val="none" w:sz="0" w:space="0" w:color="auto"/>
            <w:bottom w:val="none" w:sz="0" w:space="0" w:color="auto"/>
            <w:right w:val="none" w:sz="0" w:space="0" w:color="auto"/>
          </w:divBdr>
        </w:div>
        <w:div w:id="1466192391">
          <w:marLeft w:val="0"/>
          <w:marRight w:val="0"/>
          <w:marTop w:val="0"/>
          <w:marBottom w:val="0"/>
          <w:divBdr>
            <w:top w:val="none" w:sz="0" w:space="0" w:color="auto"/>
            <w:left w:val="none" w:sz="0" w:space="0" w:color="auto"/>
            <w:bottom w:val="none" w:sz="0" w:space="0" w:color="auto"/>
            <w:right w:val="none" w:sz="0" w:space="0" w:color="auto"/>
          </w:divBdr>
        </w:div>
        <w:div w:id="2054427956">
          <w:marLeft w:val="0"/>
          <w:marRight w:val="0"/>
          <w:marTop w:val="0"/>
          <w:marBottom w:val="0"/>
          <w:divBdr>
            <w:top w:val="none" w:sz="0" w:space="0" w:color="auto"/>
            <w:left w:val="none" w:sz="0" w:space="0" w:color="auto"/>
            <w:bottom w:val="none" w:sz="0" w:space="0" w:color="auto"/>
            <w:right w:val="none" w:sz="0" w:space="0" w:color="auto"/>
          </w:divBdr>
        </w:div>
        <w:div w:id="2042244040">
          <w:marLeft w:val="0"/>
          <w:marRight w:val="0"/>
          <w:marTop w:val="0"/>
          <w:marBottom w:val="0"/>
          <w:divBdr>
            <w:top w:val="none" w:sz="0" w:space="0" w:color="auto"/>
            <w:left w:val="none" w:sz="0" w:space="0" w:color="auto"/>
            <w:bottom w:val="none" w:sz="0" w:space="0" w:color="auto"/>
            <w:right w:val="none" w:sz="0" w:space="0" w:color="auto"/>
          </w:divBdr>
        </w:div>
        <w:div w:id="495728468">
          <w:marLeft w:val="0"/>
          <w:marRight w:val="0"/>
          <w:marTop w:val="0"/>
          <w:marBottom w:val="0"/>
          <w:divBdr>
            <w:top w:val="none" w:sz="0" w:space="0" w:color="auto"/>
            <w:left w:val="none" w:sz="0" w:space="0" w:color="auto"/>
            <w:bottom w:val="none" w:sz="0" w:space="0" w:color="auto"/>
            <w:right w:val="none" w:sz="0" w:space="0" w:color="auto"/>
          </w:divBdr>
        </w:div>
        <w:div w:id="896279537">
          <w:marLeft w:val="0"/>
          <w:marRight w:val="0"/>
          <w:marTop w:val="0"/>
          <w:marBottom w:val="0"/>
          <w:divBdr>
            <w:top w:val="none" w:sz="0" w:space="0" w:color="auto"/>
            <w:left w:val="none" w:sz="0" w:space="0" w:color="auto"/>
            <w:bottom w:val="none" w:sz="0" w:space="0" w:color="auto"/>
            <w:right w:val="none" w:sz="0" w:space="0" w:color="auto"/>
          </w:divBdr>
        </w:div>
        <w:div w:id="1500466180">
          <w:marLeft w:val="0"/>
          <w:marRight w:val="0"/>
          <w:marTop w:val="0"/>
          <w:marBottom w:val="0"/>
          <w:divBdr>
            <w:top w:val="none" w:sz="0" w:space="0" w:color="auto"/>
            <w:left w:val="none" w:sz="0" w:space="0" w:color="auto"/>
            <w:bottom w:val="none" w:sz="0" w:space="0" w:color="auto"/>
            <w:right w:val="none" w:sz="0" w:space="0" w:color="auto"/>
          </w:divBdr>
        </w:div>
        <w:div w:id="1763867945">
          <w:marLeft w:val="0"/>
          <w:marRight w:val="0"/>
          <w:marTop w:val="0"/>
          <w:marBottom w:val="0"/>
          <w:divBdr>
            <w:top w:val="none" w:sz="0" w:space="0" w:color="auto"/>
            <w:left w:val="none" w:sz="0" w:space="0" w:color="auto"/>
            <w:bottom w:val="none" w:sz="0" w:space="0" w:color="auto"/>
            <w:right w:val="none" w:sz="0" w:space="0" w:color="auto"/>
          </w:divBdr>
        </w:div>
      </w:divsChild>
    </w:div>
    <w:div w:id="1610353927">
      <w:bodyDiv w:val="1"/>
      <w:marLeft w:val="0"/>
      <w:marRight w:val="0"/>
      <w:marTop w:val="0"/>
      <w:marBottom w:val="0"/>
      <w:divBdr>
        <w:top w:val="none" w:sz="0" w:space="0" w:color="auto"/>
        <w:left w:val="none" w:sz="0" w:space="0" w:color="auto"/>
        <w:bottom w:val="none" w:sz="0" w:space="0" w:color="auto"/>
        <w:right w:val="none" w:sz="0" w:space="0" w:color="auto"/>
      </w:divBdr>
    </w:div>
    <w:div w:id="1784375641">
      <w:bodyDiv w:val="1"/>
      <w:marLeft w:val="0"/>
      <w:marRight w:val="0"/>
      <w:marTop w:val="0"/>
      <w:marBottom w:val="0"/>
      <w:divBdr>
        <w:top w:val="none" w:sz="0" w:space="0" w:color="auto"/>
        <w:left w:val="none" w:sz="0" w:space="0" w:color="auto"/>
        <w:bottom w:val="none" w:sz="0" w:space="0" w:color="auto"/>
        <w:right w:val="none" w:sz="0" w:space="0" w:color="auto"/>
      </w:divBdr>
      <w:divsChild>
        <w:div w:id="162858014">
          <w:blockQuote w:val="1"/>
          <w:marLeft w:val="600"/>
          <w:marRight w:val="0"/>
          <w:marTop w:val="0"/>
          <w:marBottom w:val="0"/>
          <w:divBdr>
            <w:top w:val="none" w:sz="0" w:space="0" w:color="auto"/>
            <w:left w:val="none" w:sz="0" w:space="0" w:color="auto"/>
            <w:bottom w:val="none" w:sz="0" w:space="0" w:color="auto"/>
            <w:right w:val="none" w:sz="0" w:space="0" w:color="auto"/>
          </w:divBdr>
          <w:divsChild>
            <w:div w:id="1804615087">
              <w:blockQuote w:val="1"/>
              <w:marLeft w:val="600"/>
              <w:marRight w:val="0"/>
              <w:marTop w:val="0"/>
              <w:marBottom w:val="0"/>
              <w:divBdr>
                <w:top w:val="none" w:sz="0" w:space="0" w:color="auto"/>
                <w:left w:val="none" w:sz="0" w:space="0" w:color="auto"/>
                <w:bottom w:val="none" w:sz="0" w:space="0" w:color="auto"/>
                <w:right w:val="none" w:sz="0" w:space="0" w:color="auto"/>
              </w:divBdr>
              <w:divsChild>
                <w:div w:id="1439713027">
                  <w:blockQuote w:val="1"/>
                  <w:marLeft w:val="600"/>
                  <w:marRight w:val="0"/>
                  <w:marTop w:val="0"/>
                  <w:marBottom w:val="0"/>
                  <w:divBdr>
                    <w:top w:val="none" w:sz="0" w:space="0" w:color="auto"/>
                    <w:left w:val="none" w:sz="0" w:space="0" w:color="auto"/>
                    <w:bottom w:val="none" w:sz="0" w:space="0" w:color="auto"/>
                    <w:right w:val="none" w:sz="0" w:space="0" w:color="auto"/>
                  </w:divBdr>
                  <w:divsChild>
                    <w:div w:id="271523244">
                      <w:blockQuote w:val="1"/>
                      <w:marLeft w:val="600"/>
                      <w:marRight w:val="0"/>
                      <w:marTop w:val="0"/>
                      <w:marBottom w:val="0"/>
                      <w:divBdr>
                        <w:top w:val="none" w:sz="0" w:space="0" w:color="auto"/>
                        <w:left w:val="none" w:sz="0" w:space="0" w:color="auto"/>
                        <w:bottom w:val="none" w:sz="0" w:space="0" w:color="auto"/>
                        <w:right w:val="none" w:sz="0" w:space="0" w:color="auto"/>
                      </w:divBdr>
                      <w:divsChild>
                        <w:div w:id="9795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19577">
          <w:marLeft w:val="0"/>
          <w:marRight w:val="0"/>
          <w:marTop w:val="0"/>
          <w:marBottom w:val="0"/>
          <w:divBdr>
            <w:top w:val="none" w:sz="0" w:space="0" w:color="auto"/>
            <w:left w:val="none" w:sz="0" w:space="0" w:color="auto"/>
            <w:bottom w:val="none" w:sz="0" w:space="0" w:color="auto"/>
            <w:right w:val="none" w:sz="0" w:space="0" w:color="auto"/>
          </w:divBdr>
        </w:div>
        <w:div w:id="391657710">
          <w:marLeft w:val="0"/>
          <w:marRight w:val="0"/>
          <w:marTop w:val="0"/>
          <w:marBottom w:val="0"/>
          <w:divBdr>
            <w:top w:val="none" w:sz="0" w:space="0" w:color="auto"/>
            <w:left w:val="none" w:sz="0" w:space="0" w:color="auto"/>
            <w:bottom w:val="none" w:sz="0" w:space="0" w:color="auto"/>
            <w:right w:val="none" w:sz="0" w:space="0" w:color="auto"/>
          </w:divBdr>
        </w:div>
        <w:div w:id="1277749">
          <w:blockQuote w:val="1"/>
          <w:marLeft w:val="600"/>
          <w:marRight w:val="0"/>
          <w:marTop w:val="0"/>
          <w:marBottom w:val="0"/>
          <w:divBdr>
            <w:top w:val="none" w:sz="0" w:space="0" w:color="auto"/>
            <w:left w:val="none" w:sz="0" w:space="0" w:color="auto"/>
            <w:bottom w:val="none" w:sz="0" w:space="0" w:color="auto"/>
            <w:right w:val="none" w:sz="0" w:space="0" w:color="auto"/>
          </w:divBdr>
          <w:divsChild>
            <w:div w:id="56054853">
              <w:blockQuote w:val="1"/>
              <w:marLeft w:val="600"/>
              <w:marRight w:val="0"/>
              <w:marTop w:val="0"/>
              <w:marBottom w:val="0"/>
              <w:divBdr>
                <w:top w:val="none" w:sz="0" w:space="0" w:color="auto"/>
                <w:left w:val="none" w:sz="0" w:space="0" w:color="auto"/>
                <w:bottom w:val="none" w:sz="0" w:space="0" w:color="auto"/>
                <w:right w:val="none" w:sz="0" w:space="0" w:color="auto"/>
              </w:divBdr>
              <w:divsChild>
                <w:div w:id="65472349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27891295">
          <w:blockQuote w:val="1"/>
          <w:marLeft w:val="600"/>
          <w:marRight w:val="0"/>
          <w:marTop w:val="0"/>
          <w:marBottom w:val="0"/>
          <w:divBdr>
            <w:top w:val="none" w:sz="0" w:space="0" w:color="auto"/>
            <w:left w:val="none" w:sz="0" w:space="0" w:color="auto"/>
            <w:bottom w:val="none" w:sz="0" w:space="0" w:color="auto"/>
            <w:right w:val="none" w:sz="0" w:space="0" w:color="auto"/>
          </w:divBdr>
          <w:divsChild>
            <w:div w:id="9831210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30923245">
          <w:marLeft w:val="0"/>
          <w:marRight w:val="0"/>
          <w:marTop w:val="0"/>
          <w:marBottom w:val="0"/>
          <w:divBdr>
            <w:top w:val="none" w:sz="0" w:space="0" w:color="auto"/>
            <w:left w:val="none" w:sz="0" w:space="0" w:color="auto"/>
            <w:bottom w:val="none" w:sz="0" w:space="0" w:color="auto"/>
            <w:right w:val="none" w:sz="0" w:space="0" w:color="auto"/>
          </w:divBdr>
        </w:div>
        <w:div w:id="1587761111">
          <w:marLeft w:val="0"/>
          <w:marRight w:val="0"/>
          <w:marTop w:val="0"/>
          <w:marBottom w:val="0"/>
          <w:divBdr>
            <w:top w:val="none" w:sz="0" w:space="0" w:color="auto"/>
            <w:left w:val="none" w:sz="0" w:space="0" w:color="auto"/>
            <w:bottom w:val="none" w:sz="0" w:space="0" w:color="auto"/>
            <w:right w:val="none" w:sz="0" w:space="0" w:color="auto"/>
          </w:divBdr>
        </w:div>
        <w:div w:id="2096901501">
          <w:blockQuote w:val="1"/>
          <w:marLeft w:val="600"/>
          <w:marRight w:val="0"/>
          <w:marTop w:val="0"/>
          <w:marBottom w:val="0"/>
          <w:divBdr>
            <w:top w:val="none" w:sz="0" w:space="0" w:color="auto"/>
            <w:left w:val="none" w:sz="0" w:space="0" w:color="auto"/>
            <w:bottom w:val="none" w:sz="0" w:space="0" w:color="auto"/>
            <w:right w:val="none" w:sz="0" w:space="0" w:color="auto"/>
          </w:divBdr>
          <w:divsChild>
            <w:div w:id="1813712740">
              <w:blockQuote w:val="1"/>
              <w:marLeft w:val="600"/>
              <w:marRight w:val="0"/>
              <w:marTop w:val="0"/>
              <w:marBottom w:val="0"/>
              <w:divBdr>
                <w:top w:val="none" w:sz="0" w:space="0" w:color="auto"/>
                <w:left w:val="none" w:sz="0" w:space="0" w:color="auto"/>
                <w:bottom w:val="none" w:sz="0" w:space="0" w:color="auto"/>
                <w:right w:val="none" w:sz="0" w:space="0" w:color="auto"/>
              </w:divBdr>
              <w:divsChild>
                <w:div w:id="1236016777">
                  <w:blockQuote w:val="1"/>
                  <w:marLeft w:val="600"/>
                  <w:marRight w:val="0"/>
                  <w:marTop w:val="0"/>
                  <w:marBottom w:val="0"/>
                  <w:divBdr>
                    <w:top w:val="none" w:sz="0" w:space="0" w:color="auto"/>
                    <w:left w:val="none" w:sz="0" w:space="0" w:color="auto"/>
                    <w:bottom w:val="none" w:sz="0" w:space="0" w:color="auto"/>
                    <w:right w:val="none" w:sz="0" w:space="0" w:color="auto"/>
                  </w:divBdr>
                  <w:divsChild>
                    <w:div w:id="20162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7806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3794190">
              <w:blockQuote w:val="1"/>
              <w:marLeft w:val="600"/>
              <w:marRight w:val="0"/>
              <w:marTop w:val="0"/>
              <w:marBottom w:val="0"/>
              <w:divBdr>
                <w:top w:val="none" w:sz="0" w:space="0" w:color="auto"/>
                <w:left w:val="none" w:sz="0" w:space="0" w:color="auto"/>
                <w:bottom w:val="none" w:sz="0" w:space="0" w:color="auto"/>
                <w:right w:val="none" w:sz="0" w:space="0" w:color="auto"/>
              </w:divBdr>
              <w:divsChild>
                <w:div w:id="12801388">
                  <w:blockQuote w:val="1"/>
                  <w:marLeft w:val="600"/>
                  <w:marRight w:val="0"/>
                  <w:marTop w:val="0"/>
                  <w:marBottom w:val="0"/>
                  <w:divBdr>
                    <w:top w:val="none" w:sz="0" w:space="0" w:color="auto"/>
                    <w:left w:val="none" w:sz="0" w:space="0" w:color="auto"/>
                    <w:bottom w:val="none" w:sz="0" w:space="0" w:color="auto"/>
                    <w:right w:val="none" w:sz="0" w:space="0" w:color="auto"/>
                  </w:divBdr>
                  <w:divsChild>
                    <w:div w:id="1557669330">
                      <w:marLeft w:val="0"/>
                      <w:marRight w:val="0"/>
                      <w:marTop w:val="0"/>
                      <w:marBottom w:val="0"/>
                      <w:divBdr>
                        <w:top w:val="none" w:sz="0" w:space="0" w:color="auto"/>
                        <w:left w:val="none" w:sz="0" w:space="0" w:color="auto"/>
                        <w:bottom w:val="none" w:sz="0" w:space="0" w:color="auto"/>
                        <w:right w:val="none" w:sz="0" w:space="0" w:color="auto"/>
                      </w:divBdr>
                      <w:divsChild>
                        <w:div w:id="8228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99" Type="http://schemas.openxmlformats.org/officeDocument/2006/relationships/hyperlink" Target="http://icml2008.cs.helsinki.fi/papers/266.pdf" TargetMode="External"/><Relationship Id="rId21" Type="http://schemas.openxmlformats.org/officeDocument/2006/relationships/image" Target="media/image15.png"/><Relationship Id="rId63" Type="http://schemas.openxmlformats.org/officeDocument/2006/relationships/image" Target="media/image56.jpeg"/><Relationship Id="rId159" Type="http://schemas.openxmlformats.org/officeDocument/2006/relationships/hyperlink" Target="http://www.cs.berkeley.edu/~bartlett/courses/281b-sp08/7.pdf" TargetMode="External"/><Relationship Id="rId170" Type="http://schemas.openxmlformats.org/officeDocument/2006/relationships/image" Target="media/image156.jpeg"/><Relationship Id="rId226" Type="http://schemas.openxmlformats.org/officeDocument/2006/relationships/image" Target="media/image209.png"/><Relationship Id="rId268" Type="http://schemas.openxmlformats.org/officeDocument/2006/relationships/hyperlink" Target="http://www.cnblogs.com/vivounicorn/category/289453.html" TargetMode="External"/><Relationship Id="rId32" Type="http://schemas.openxmlformats.org/officeDocument/2006/relationships/image" Target="media/image26.jpeg"/><Relationship Id="rId74" Type="http://schemas.openxmlformats.org/officeDocument/2006/relationships/image" Target="media/image67.png"/><Relationship Id="rId128" Type="http://schemas.openxmlformats.org/officeDocument/2006/relationships/image" Target="media/image119.jpeg"/><Relationship Id="rId5" Type="http://schemas.openxmlformats.org/officeDocument/2006/relationships/hyperlink" Target="https://blog.csdn.net/v_JULY_v/article/details/7624837" TargetMode="External"/><Relationship Id="rId181" Type="http://schemas.openxmlformats.org/officeDocument/2006/relationships/image" Target="media/image164.jpeg"/><Relationship Id="rId237" Type="http://schemas.openxmlformats.org/officeDocument/2006/relationships/hyperlink" Target="http://www.cnblogs.com/jerrylead/archive/2011/03/18/1988419.html" TargetMode="External"/><Relationship Id="rId279" Type="http://schemas.openxmlformats.org/officeDocument/2006/relationships/hyperlink" Target="http://www.svms.org/vc-dimension/" TargetMode="External"/><Relationship Id="rId43" Type="http://schemas.openxmlformats.org/officeDocument/2006/relationships/image" Target="media/image37.jpeg"/><Relationship Id="rId139" Type="http://schemas.openxmlformats.org/officeDocument/2006/relationships/image" Target="media/image130.jpeg"/><Relationship Id="rId290" Type="http://schemas.openxmlformats.org/officeDocument/2006/relationships/hyperlink" Target="http://blog.csdn.net/qll125596718/article/details/8351337" TargetMode="External"/><Relationship Id="rId304" Type="http://schemas.openxmlformats.org/officeDocument/2006/relationships/hyperlink" Target="http://c.blog.sina.com.cn/profile.php?blogid=68d0b92d89000h35" TargetMode="External"/><Relationship Id="rId85" Type="http://schemas.openxmlformats.org/officeDocument/2006/relationships/image" Target="media/image78.png"/><Relationship Id="rId150" Type="http://schemas.openxmlformats.org/officeDocument/2006/relationships/image" Target="media/image141.jpeg"/><Relationship Id="rId192" Type="http://schemas.openxmlformats.org/officeDocument/2006/relationships/image" Target="media/image175.png"/><Relationship Id="rId206" Type="http://schemas.openxmlformats.org/officeDocument/2006/relationships/image" Target="media/image189.png"/><Relationship Id="rId248" Type="http://schemas.openxmlformats.org/officeDocument/2006/relationships/image" Target="media/image229.jpeg"/><Relationship Id="rId12" Type="http://schemas.openxmlformats.org/officeDocument/2006/relationships/image" Target="media/image6.png"/><Relationship Id="rId108" Type="http://schemas.openxmlformats.org/officeDocument/2006/relationships/image" Target="media/image101.jpeg"/><Relationship Id="rId54" Type="http://schemas.openxmlformats.org/officeDocument/2006/relationships/image" Target="media/image48.jpeg"/><Relationship Id="rId96" Type="http://schemas.openxmlformats.org/officeDocument/2006/relationships/image" Target="media/image89.jpeg"/><Relationship Id="rId161" Type="http://schemas.openxmlformats.org/officeDocument/2006/relationships/image" Target="media/image148.jpeg"/><Relationship Id="rId217" Type="http://schemas.openxmlformats.org/officeDocument/2006/relationships/image" Target="media/image200.png"/><Relationship Id="rId259" Type="http://schemas.openxmlformats.org/officeDocument/2006/relationships/hyperlink" Target="http://blog.pluskid.org/?page_id=683" TargetMode="External"/><Relationship Id="rId23" Type="http://schemas.openxmlformats.org/officeDocument/2006/relationships/image" Target="media/image17.png"/><Relationship Id="rId119" Type="http://schemas.openxmlformats.org/officeDocument/2006/relationships/image" Target="media/image112.jpeg"/><Relationship Id="rId270" Type="http://schemas.openxmlformats.org/officeDocument/2006/relationships/hyperlink" Target="http://t.cn/zlH3Ygc" TargetMode="External"/><Relationship Id="rId44" Type="http://schemas.openxmlformats.org/officeDocument/2006/relationships/image" Target="media/image38.jpeg"/><Relationship Id="rId65" Type="http://schemas.openxmlformats.org/officeDocument/2006/relationships/image" Target="media/image58.jpeg"/><Relationship Id="rId86" Type="http://schemas.openxmlformats.org/officeDocument/2006/relationships/image" Target="media/image79.png"/><Relationship Id="rId130" Type="http://schemas.openxmlformats.org/officeDocument/2006/relationships/image" Target="media/image121.jpeg"/><Relationship Id="rId151" Type="http://schemas.openxmlformats.org/officeDocument/2006/relationships/image" Target="media/image142.jpeg"/><Relationship Id="rId172" Type="http://schemas.openxmlformats.org/officeDocument/2006/relationships/image" Target="media/image157.jpeg"/><Relationship Id="rId193" Type="http://schemas.openxmlformats.org/officeDocument/2006/relationships/image" Target="media/image176.jpeg"/><Relationship Id="rId207" Type="http://schemas.openxmlformats.org/officeDocument/2006/relationships/image" Target="media/image190.png"/><Relationship Id="rId228" Type="http://schemas.openxmlformats.org/officeDocument/2006/relationships/image" Target="media/image211.png"/><Relationship Id="rId249" Type="http://schemas.openxmlformats.org/officeDocument/2006/relationships/image" Target="media/image230.jpeg"/><Relationship Id="rId13" Type="http://schemas.openxmlformats.org/officeDocument/2006/relationships/image" Target="media/image7.png"/><Relationship Id="rId109" Type="http://schemas.openxmlformats.org/officeDocument/2006/relationships/image" Target="media/image102.jpeg"/><Relationship Id="rId260" Type="http://schemas.openxmlformats.org/officeDocument/2006/relationships/hyperlink" Target="http://www.360doc.com/content/07/0716/23/11966_615252.shtml" TargetMode="External"/><Relationship Id="rId281" Type="http://schemas.openxmlformats.org/officeDocument/2006/relationships/hyperlink" Target="http://www.cs.columbia.edu/~kathy/cs4701/documents/jason_svm_tutorial.pdf" TargetMode="External"/><Relationship Id="rId34" Type="http://schemas.openxmlformats.org/officeDocument/2006/relationships/image" Target="media/image28.jpe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jpeg"/><Relationship Id="rId120" Type="http://schemas.openxmlformats.org/officeDocument/2006/relationships/hyperlink" Target="http://www.yaksis.com/posts/why-use-svm.html" TargetMode="External"/><Relationship Id="rId141" Type="http://schemas.openxmlformats.org/officeDocument/2006/relationships/image" Target="media/image132.jpeg"/><Relationship Id="rId7" Type="http://schemas.openxmlformats.org/officeDocument/2006/relationships/image" Target="media/image1.jpeg"/><Relationship Id="rId162" Type="http://schemas.openxmlformats.org/officeDocument/2006/relationships/hyperlink" Target="http://blog.csdn.net/qll125596718/article/details/8351337" TargetMode="External"/><Relationship Id="rId183" Type="http://schemas.openxmlformats.org/officeDocument/2006/relationships/image" Target="media/image166.jpeg"/><Relationship Id="rId218" Type="http://schemas.openxmlformats.org/officeDocument/2006/relationships/image" Target="media/image201.jpeg"/><Relationship Id="rId239" Type="http://schemas.openxmlformats.org/officeDocument/2006/relationships/image" Target="media/image221.png"/><Relationship Id="rId250" Type="http://schemas.openxmlformats.org/officeDocument/2006/relationships/hyperlink" Target="http://www.csie.ntu.edu.tw/~cjlin/libsvm/" TargetMode="External"/><Relationship Id="rId271" Type="http://schemas.openxmlformats.org/officeDocument/2006/relationships/hyperlink" Target="http://www.nyuinformatics.org/downloads/supplements/SVM_Tutorial_2010/Final_WB.pdf" TargetMode="External"/><Relationship Id="rId292" Type="http://schemas.openxmlformats.org/officeDocument/2006/relationships/hyperlink" Target="http://alex.smola.org/papers/2003/SmoSch03b.pdf" TargetMode="External"/><Relationship Id="rId306" Type="http://schemas.openxmlformats.org/officeDocument/2006/relationships/hyperlink" Target="http://vdisk.weibo.com/s/zrFL6OXKghu5V" TargetMode="External"/><Relationship Id="rId24" Type="http://schemas.openxmlformats.org/officeDocument/2006/relationships/image" Target="media/image18.png"/><Relationship Id="rId45" Type="http://schemas.openxmlformats.org/officeDocument/2006/relationships/image" Target="media/image39.jpeg"/><Relationship Id="rId66" Type="http://schemas.openxmlformats.org/officeDocument/2006/relationships/image" Target="media/image59.jpeg"/><Relationship Id="rId87" Type="http://schemas.openxmlformats.org/officeDocument/2006/relationships/image" Target="media/image80.png"/><Relationship Id="rId110" Type="http://schemas.openxmlformats.org/officeDocument/2006/relationships/image" Target="media/image103.jpeg"/><Relationship Id="rId131" Type="http://schemas.openxmlformats.org/officeDocument/2006/relationships/image" Target="media/image122.jpeg"/><Relationship Id="rId152" Type="http://schemas.openxmlformats.org/officeDocument/2006/relationships/image" Target="media/image143.jpeg"/><Relationship Id="rId173" Type="http://schemas.openxmlformats.org/officeDocument/2006/relationships/image" Target="media/image158.jpeg"/><Relationship Id="rId194" Type="http://schemas.openxmlformats.org/officeDocument/2006/relationships/image" Target="media/image177.jpeg"/><Relationship Id="rId208" Type="http://schemas.openxmlformats.org/officeDocument/2006/relationships/image" Target="media/image191.png"/><Relationship Id="rId229" Type="http://schemas.openxmlformats.org/officeDocument/2006/relationships/image" Target="media/image212.png"/><Relationship Id="rId240" Type="http://schemas.openxmlformats.org/officeDocument/2006/relationships/image" Target="media/image222.png"/><Relationship Id="rId261" Type="http://schemas.openxmlformats.org/officeDocument/2006/relationships/hyperlink" Target="http://blog.csdn.net/v_july_v/article/details/6142146" TargetMode="External"/><Relationship Id="rId14" Type="http://schemas.openxmlformats.org/officeDocument/2006/relationships/image" Target="media/image8.pn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jpeg"/><Relationship Id="rId282" Type="http://schemas.openxmlformats.org/officeDocument/2006/relationships/hyperlink" Target="http://www.mit.edu/~9.520/spring11/slides/class06-svm.pdf" TargetMode="External"/><Relationship Id="rId8" Type="http://schemas.openxmlformats.org/officeDocument/2006/relationships/image" Target="media/image2.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3.jpeg"/><Relationship Id="rId163" Type="http://schemas.openxmlformats.org/officeDocument/2006/relationships/image" Target="media/image149.png"/><Relationship Id="rId184" Type="http://schemas.openxmlformats.org/officeDocument/2006/relationships/image" Target="media/image167.png"/><Relationship Id="rId219" Type="http://schemas.openxmlformats.org/officeDocument/2006/relationships/image" Target="media/image202.png"/><Relationship Id="rId230" Type="http://schemas.openxmlformats.org/officeDocument/2006/relationships/image" Target="media/image213.png"/><Relationship Id="rId251" Type="http://schemas.openxmlformats.org/officeDocument/2006/relationships/hyperlink" Target="http://www.pami.sjtu.edu.cn/people/gpliu/document/libsvm_src.pdf" TargetMode="External"/><Relationship Id="rId25" Type="http://schemas.openxmlformats.org/officeDocument/2006/relationships/image" Target="media/image19.png"/><Relationship Id="rId46" Type="http://schemas.openxmlformats.org/officeDocument/2006/relationships/image" Target="media/image40.jpeg"/><Relationship Id="rId67" Type="http://schemas.openxmlformats.org/officeDocument/2006/relationships/image" Target="media/image60.jpeg"/><Relationship Id="rId272" Type="http://schemas.openxmlformats.org/officeDocument/2006/relationships/hyperlink" Target="http://www.autonlab.org/tutorials/svm15.pdf" TargetMode="External"/><Relationship Id="rId293" Type="http://schemas.openxmlformats.org/officeDocument/2006/relationships/hyperlink" Target="http://www.cmlab.csie.ntu.edu.tw/~cyy/learning/tutorials/SVR.pdf" TargetMode="External"/><Relationship Id="rId307" Type="http://schemas.openxmlformats.org/officeDocument/2006/relationships/hyperlink" Target="http://vdisk.weibo.com/s/zrFL6OXKgQHm8" TargetMode="External"/><Relationship Id="rId88" Type="http://schemas.openxmlformats.org/officeDocument/2006/relationships/image" Target="media/image81.png"/><Relationship Id="rId111" Type="http://schemas.openxmlformats.org/officeDocument/2006/relationships/image" Target="media/image104.jpeg"/><Relationship Id="rId132" Type="http://schemas.openxmlformats.org/officeDocument/2006/relationships/image" Target="media/image123.jpeg"/><Relationship Id="rId153" Type="http://schemas.openxmlformats.org/officeDocument/2006/relationships/image" Target="media/image144.jpeg"/><Relationship Id="rId174" Type="http://schemas.openxmlformats.org/officeDocument/2006/relationships/image" Target="media/image159.jpeg"/><Relationship Id="rId195" Type="http://schemas.openxmlformats.org/officeDocument/2006/relationships/image" Target="media/image178.jpeg"/><Relationship Id="rId209" Type="http://schemas.openxmlformats.org/officeDocument/2006/relationships/image" Target="media/image192.png"/><Relationship Id="rId220" Type="http://schemas.openxmlformats.org/officeDocument/2006/relationships/image" Target="media/image203.png"/><Relationship Id="rId241" Type="http://schemas.openxmlformats.org/officeDocument/2006/relationships/image" Target="media/image223.jpe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jpeg"/><Relationship Id="rId262" Type="http://schemas.openxmlformats.org/officeDocument/2006/relationships/hyperlink" Target="http://www.blogjava.net/zhenandaci/category/31868.html" TargetMode="External"/><Relationship Id="rId283" Type="http://schemas.openxmlformats.org/officeDocument/2006/relationships/hyperlink" Target="http://www.cs.huji.ac.il/~shashua/papers/class11-PAC2.pdf" TargetMode="External"/><Relationship Id="rId78" Type="http://schemas.openxmlformats.org/officeDocument/2006/relationships/image" Target="media/image71.png"/><Relationship Id="rId99" Type="http://schemas.openxmlformats.org/officeDocument/2006/relationships/image" Target="media/image92.jpeg"/><Relationship Id="rId101" Type="http://schemas.openxmlformats.org/officeDocument/2006/relationships/image" Target="media/image94.gif"/><Relationship Id="rId122" Type="http://schemas.openxmlformats.org/officeDocument/2006/relationships/hyperlink" Target="http://www.cnblogs.com/vivounicorn/archive/2010/12/13/1904720.html" TargetMode="External"/><Relationship Id="rId143" Type="http://schemas.openxmlformats.org/officeDocument/2006/relationships/image" Target="media/image134.jpeg"/><Relationship Id="rId164" Type="http://schemas.openxmlformats.org/officeDocument/2006/relationships/image" Target="media/image150.png"/><Relationship Id="rId185" Type="http://schemas.openxmlformats.org/officeDocument/2006/relationships/image" Target="media/image168.png"/><Relationship Id="rId9" Type="http://schemas.openxmlformats.org/officeDocument/2006/relationships/image" Target="media/image3.png"/><Relationship Id="rId210" Type="http://schemas.openxmlformats.org/officeDocument/2006/relationships/image" Target="media/image193.png"/><Relationship Id="rId26" Type="http://schemas.openxmlformats.org/officeDocument/2006/relationships/image" Target="media/image20.png"/><Relationship Id="rId231" Type="http://schemas.openxmlformats.org/officeDocument/2006/relationships/image" Target="media/image214.png"/><Relationship Id="rId252" Type="http://schemas.openxmlformats.org/officeDocument/2006/relationships/hyperlink" Target="http://blog.csdn.net/techq/article/details/6171688" TargetMode="External"/><Relationship Id="rId273" Type="http://schemas.openxmlformats.org/officeDocument/2006/relationships/hyperlink" Target="http://wenku.baidu.com/link?url=PWTGMYNb4HGUrUQUZwTH2B4r8pIMgLMiWIK1ymVORrds_11VOkHwp-JWab7IALDiors64JW_6mD93dtuWHwFWxsAk6p0rzchR8Qh5_4jWHC" TargetMode="External"/><Relationship Id="rId294" Type="http://schemas.openxmlformats.org/officeDocument/2006/relationships/hyperlink" Target="http://www.support-vector-machines.org/" TargetMode="External"/><Relationship Id="rId308" Type="http://schemas.openxmlformats.org/officeDocument/2006/relationships/hyperlink" Target="http://vdisk.weibo.com/s/zrFL6OXKgnlcp" TargetMode="External"/><Relationship Id="rId47" Type="http://schemas.openxmlformats.org/officeDocument/2006/relationships/image" Target="media/image41.jpeg"/><Relationship Id="rId68" Type="http://schemas.openxmlformats.org/officeDocument/2006/relationships/image" Target="media/image61.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4.jpeg"/><Relationship Id="rId154" Type="http://schemas.openxmlformats.org/officeDocument/2006/relationships/hyperlink" Target="http://www.cs.columbia.edu/~mcollins/courses/6998-2012/notes/perc.converge.pdf" TargetMode="External"/><Relationship Id="rId175" Type="http://schemas.openxmlformats.org/officeDocument/2006/relationships/image" Target="media/image160.jpe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image" Target="media/image10.png"/><Relationship Id="rId221" Type="http://schemas.openxmlformats.org/officeDocument/2006/relationships/image" Target="media/image204.jpeg"/><Relationship Id="rId242" Type="http://schemas.openxmlformats.org/officeDocument/2006/relationships/image" Target="media/image224.jpeg"/><Relationship Id="rId263" Type="http://schemas.openxmlformats.org/officeDocument/2006/relationships/hyperlink" Target="http://www.cnblogs.com/jerrylead/archive/2012/05/08/2489725.html" TargetMode="External"/><Relationship Id="rId284" Type="http://schemas.openxmlformats.org/officeDocument/2006/relationships/hyperlink" Target="http://home.olemiss.edu/~xdang/676/Consistency_of_Classification_Convex_Risk_Minimization.pdf" TargetMode="External"/><Relationship Id="rId37" Type="http://schemas.openxmlformats.org/officeDocument/2006/relationships/image" Target="media/image31.jpeg"/><Relationship Id="rId58" Type="http://schemas.openxmlformats.org/officeDocument/2006/relationships/hyperlink" Target="http://en.wikipedia.org/wiki/Quadratic_programming" TargetMode="External"/><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jpeg"/><Relationship Id="rId165" Type="http://schemas.openxmlformats.org/officeDocument/2006/relationships/image" Target="media/image151.jpeg"/><Relationship Id="rId186" Type="http://schemas.openxmlformats.org/officeDocument/2006/relationships/image" Target="media/image169.png"/><Relationship Id="rId211" Type="http://schemas.openxmlformats.org/officeDocument/2006/relationships/image" Target="media/image194.png"/><Relationship Id="rId232" Type="http://schemas.openxmlformats.org/officeDocument/2006/relationships/image" Target="media/image215.png"/><Relationship Id="rId253" Type="http://schemas.openxmlformats.org/officeDocument/2006/relationships/hyperlink" Target="http://weibo.com/julyweibo" TargetMode="External"/><Relationship Id="rId274" Type="http://schemas.openxmlformats.org/officeDocument/2006/relationships/hyperlink" Target="http://staff.ustc.edu.cn/~ketang/PPT/PRLec5.pdf" TargetMode="External"/><Relationship Id="rId295" Type="http://schemas.openxmlformats.org/officeDocument/2006/relationships/hyperlink" Target="http://ronan.collobert.com/pub/matos/2004_phdthesis_lip6.pdf" TargetMode="External"/><Relationship Id="rId309" Type="http://schemas.openxmlformats.org/officeDocument/2006/relationships/hyperlink" Target="http://pan.baidu.com/s/1eQrgiOU" TargetMode="External"/><Relationship Id="rId27" Type="http://schemas.openxmlformats.org/officeDocument/2006/relationships/image" Target="media/image21.jpeg"/><Relationship Id="rId48" Type="http://schemas.openxmlformats.org/officeDocument/2006/relationships/image" Target="media/image42.jpeg"/><Relationship Id="rId69" Type="http://schemas.openxmlformats.org/officeDocument/2006/relationships/image" Target="media/image62.jpeg"/><Relationship Id="rId113" Type="http://schemas.openxmlformats.org/officeDocument/2006/relationships/image" Target="media/image106.jpeg"/><Relationship Id="rId134" Type="http://schemas.openxmlformats.org/officeDocument/2006/relationships/image" Target="media/image125.jpeg"/><Relationship Id="rId80" Type="http://schemas.openxmlformats.org/officeDocument/2006/relationships/image" Target="media/image73.jpeg"/><Relationship Id="rId155" Type="http://schemas.openxmlformats.org/officeDocument/2006/relationships/image" Target="media/image145.jpeg"/><Relationship Id="rId176" Type="http://schemas.openxmlformats.org/officeDocument/2006/relationships/image" Target="media/image161.jpeg"/><Relationship Id="rId197" Type="http://schemas.openxmlformats.org/officeDocument/2006/relationships/image" Target="media/image180.jpeg"/><Relationship Id="rId201" Type="http://schemas.openxmlformats.org/officeDocument/2006/relationships/image" Target="media/image184.png"/><Relationship Id="rId222" Type="http://schemas.openxmlformats.org/officeDocument/2006/relationships/image" Target="media/image205.jpeg"/><Relationship Id="rId243" Type="http://schemas.openxmlformats.org/officeDocument/2006/relationships/image" Target="media/image225.jpeg"/><Relationship Id="rId264" Type="http://schemas.openxmlformats.org/officeDocument/2006/relationships/hyperlink" Target="http://www.cnblogs.com/jerrylead/tag/Machine%20Learning/" TargetMode="External"/><Relationship Id="rId285" Type="http://schemas.openxmlformats.org/officeDocument/2006/relationships/hyperlink" Target="http://jacoxu.com/?p=39" TargetMode="External"/><Relationship Id="rId17" Type="http://schemas.openxmlformats.org/officeDocument/2006/relationships/image" Target="media/image11.png"/><Relationship Id="rId38" Type="http://schemas.openxmlformats.org/officeDocument/2006/relationships/image" Target="media/image32.gif"/><Relationship Id="rId59" Type="http://schemas.openxmlformats.org/officeDocument/2006/relationships/image" Target="media/image52.jpeg"/><Relationship Id="rId103" Type="http://schemas.openxmlformats.org/officeDocument/2006/relationships/image" Target="media/image96.jpeg"/><Relationship Id="rId124" Type="http://schemas.openxmlformats.org/officeDocument/2006/relationships/image" Target="media/image115.jpeg"/><Relationship Id="rId310" Type="http://schemas.openxmlformats.org/officeDocument/2006/relationships/hyperlink" Target="http://weibo.com/julyweibo" TargetMode="External"/><Relationship Id="rId70" Type="http://schemas.openxmlformats.org/officeDocument/2006/relationships/image" Target="media/image63.jpeg"/><Relationship Id="rId91" Type="http://schemas.openxmlformats.org/officeDocument/2006/relationships/image" Target="media/image84.jpeg"/><Relationship Id="rId145" Type="http://schemas.openxmlformats.org/officeDocument/2006/relationships/image" Target="media/image136.jpeg"/><Relationship Id="rId166" Type="http://schemas.openxmlformats.org/officeDocument/2006/relationships/image" Target="media/image152.jpeg"/><Relationship Id="rId187" Type="http://schemas.openxmlformats.org/officeDocument/2006/relationships/image" Target="media/image170.jpeg"/><Relationship Id="rId1" Type="http://schemas.openxmlformats.org/officeDocument/2006/relationships/numbering" Target="numbering.xml"/><Relationship Id="rId212" Type="http://schemas.openxmlformats.org/officeDocument/2006/relationships/image" Target="media/image195.png"/><Relationship Id="rId233" Type="http://schemas.openxmlformats.org/officeDocument/2006/relationships/image" Target="media/image216.png"/><Relationship Id="rId254" Type="http://schemas.openxmlformats.org/officeDocument/2006/relationships/hyperlink" Target="http://weibo.com/1580904460/zraWk0u6u?mod=weibotime" TargetMode="External"/><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7.jpeg"/><Relationship Id="rId275" Type="http://schemas.openxmlformats.org/officeDocument/2006/relationships/hyperlink" Target="https://www.google.com.hk/url?sa=t&amp;rct=j&amp;q=&amp;esrc=s&amp;source=web&amp;cd=1&amp;ved=0CCwQFjAA&amp;url=http%3a%2f%2fwww%2epws%2estu%2eedu%2etw%2fccfang%2findex%2efiles%2fAI%2fAI%26ML-Support%2520Vector%2520Machine-1%2eppt&amp;ei=JRR6UqT5C-iyiQfWyIDgCg&amp;usg=AFQjCNGw1fTbpH4ltQjjmx1d25ZqbCN9nA" TargetMode="External"/><Relationship Id="rId296" Type="http://schemas.openxmlformats.org/officeDocument/2006/relationships/hyperlink" Target="http://www.cs.cornell.edu/people/tj/publications/joachims_99a.pdf" TargetMode="External"/><Relationship Id="rId300" Type="http://schemas.openxmlformats.org/officeDocument/2006/relationships/hyperlink" Target="http://cseweb.ucsd.edu/~akmenon/ResearchExam.pdf" TargetMode="External"/><Relationship Id="rId60" Type="http://schemas.openxmlformats.org/officeDocument/2006/relationships/image" Target="media/image53.jpeg"/><Relationship Id="rId81" Type="http://schemas.openxmlformats.org/officeDocument/2006/relationships/image" Target="media/image74.jpeg"/><Relationship Id="rId135" Type="http://schemas.openxmlformats.org/officeDocument/2006/relationships/image" Target="media/image126.jpeg"/><Relationship Id="rId156" Type="http://schemas.openxmlformats.org/officeDocument/2006/relationships/image" Target="media/image146.jpeg"/><Relationship Id="rId177" Type="http://schemas.openxmlformats.org/officeDocument/2006/relationships/image" Target="media/image162.jpeg"/><Relationship Id="rId198" Type="http://schemas.openxmlformats.org/officeDocument/2006/relationships/image" Target="media/image181.png"/><Relationship Id="rId202" Type="http://schemas.openxmlformats.org/officeDocument/2006/relationships/image" Target="media/image185.png"/><Relationship Id="rId223" Type="http://schemas.openxmlformats.org/officeDocument/2006/relationships/image" Target="media/image206.jpeg"/><Relationship Id="rId244" Type="http://schemas.openxmlformats.org/officeDocument/2006/relationships/image" Target="media/image226.jpeg"/><Relationship Id="rId18" Type="http://schemas.openxmlformats.org/officeDocument/2006/relationships/image" Target="media/image12.png"/><Relationship Id="rId39" Type="http://schemas.openxmlformats.org/officeDocument/2006/relationships/image" Target="media/image33.gif"/><Relationship Id="rId265" Type="http://schemas.openxmlformats.org/officeDocument/2006/relationships/hyperlink" Target="http://www.cnblogs.com/jerrylead/archive/2011/03/13/1982639.html" TargetMode="External"/><Relationship Id="rId286" Type="http://schemas.openxmlformats.org/officeDocument/2006/relationships/hyperlink" Target="http://blog.csdn.net/techq/article/details/6171688" TargetMode="External"/><Relationship Id="rId50" Type="http://schemas.openxmlformats.org/officeDocument/2006/relationships/image" Target="media/image44.jpeg"/><Relationship Id="rId104" Type="http://schemas.openxmlformats.org/officeDocument/2006/relationships/image" Target="media/image97.jpeg"/><Relationship Id="rId125" Type="http://schemas.openxmlformats.org/officeDocument/2006/relationships/image" Target="media/image116.jpeg"/><Relationship Id="rId146" Type="http://schemas.openxmlformats.org/officeDocument/2006/relationships/image" Target="media/image137.jpeg"/><Relationship Id="rId167" Type="http://schemas.openxmlformats.org/officeDocument/2006/relationships/image" Target="media/image153.jpeg"/><Relationship Id="rId188" Type="http://schemas.openxmlformats.org/officeDocument/2006/relationships/image" Target="media/image171.jpeg"/><Relationship Id="rId311" Type="http://schemas.openxmlformats.org/officeDocument/2006/relationships/fontTable" Target="fontTable.xml"/><Relationship Id="rId71" Type="http://schemas.openxmlformats.org/officeDocument/2006/relationships/image" Target="media/image64.jpeg"/><Relationship Id="rId92" Type="http://schemas.openxmlformats.org/officeDocument/2006/relationships/image" Target="media/image85.jpeg"/><Relationship Id="rId213" Type="http://schemas.openxmlformats.org/officeDocument/2006/relationships/image" Target="media/image196.png"/><Relationship Id="rId234" Type="http://schemas.openxmlformats.org/officeDocument/2006/relationships/image" Target="media/image217.png"/><Relationship Id="rId2" Type="http://schemas.openxmlformats.org/officeDocument/2006/relationships/styles" Target="styles.xml"/><Relationship Id="rId29" Type="http://schemas.openxmlformats.org/officeDocument/2006/relationships/image" Target="media/image23.jpeg"/><Relationship Id="rId255" Type="http://schemas.openxmlformats.org/officeDocument/2006/relationships/hyperlink" Target="http://zhan.renren.com/profile/249335584?from=template" TargetMode="External"/><Relationship Id="rId276" Type="http://schemas.openxmlformats.org/officeDocument/2006/relationships/hyperlink" Target="http://www.csie.ntu.edu.tw/~cjlin/libsvm/" TargetMode="External"/><Relationship Id="rId297" Type="http://schemas.openxmlformats.org/officeDocument/2006/relationships/hyperlink" Target="http://blog.csdn.net/zhzhl202/article/details/8197109" TargetMode="External"/><Relationship Id="rId40" Type="http://schemas.openxmlformats.org/officeDocument/2006/relationships/image" Target="media/image34.gif"/><Relationship Id="rId115" Type="http://schemas.openxmlformats.org/officeDocument/2006/relationships/image" Target="media/image108.jpeg"/><Relationship Id="rId136" Type="http://schemas.openxmlformats.org/officeDocument/2006/relationships/image" Target="media/image127.jpeg"/><Relationship Id="rId157" Type="http://schemas.openxmlformats.org/officeDocument/2006/relationships/hyperlink" Target="http://zh.wikipedia.org/wiki/%E6%AD%A3%E5%AE%9A%E7%9F%A9%E9%98%B5" TargetMode="External"/><Relationship Id="rId178" Type="http://schemas.openxmlformats.org/officeDocument/2006/relationships/hyperlink" Target="http://research.microsoft.com/en-us/um/people/jplatt/smoTR.pdf" TargetMode="External"/><Relationship Id="rId301" Type="http://schemas.openxmlformats.org/officeDocument/2006/relationships/hyperlink" Target="http://cs229.stanford.edu/section/cs229-cvxopt.pdf" TargetMode="External"/><Relationship Id="rId61" Type="http://schemas.openxmlformats.org/officeDocument/2006/relationships/image" Target="media/image54.jpeg"/><Relationship Id="rId82" Type="http://schemas.openxmlformats.org/officeDocument/2006/relationships/image" Target="media/image75.png"/><Relationship Id="rId199" Type="http://schemas.openxmlformats.org/officeDocument/2006/relationships/image" Target="media/image182.png"/><Relationship Id="rId203" Type="http://schemas.openxmlformats.org/officeDocument/2006/relationships/image" Target="media/image186.png"/><Relationship Id="rId19" Type="http://schemas.openxmlformats.org/officeDocument/2006/relationships/image" Target="media/image13.png"/><Relationship Id="rId224" Type="http://schemas.openxmlformats.org/officeDocument/2006/relationships/image" Target="media/image207.png"/><Relationship Id="rId245" Type="http://schemas.openxmlformats.org/officeDocument/2006/relationships/image" Target="media/image227.jpeg"/><Relationship Id="rId266" Type="http://schemas.openxmlformats.org/officeDocument/2006/relationships/hyperlink" Target="http://www.cnblogs.com/jerrylead/archive/2011/03/18/1988419.html" TargetMode="External"/><Relationship Id="rId287" Type="http://schemas.openxmlformats.org/officeDocument/2006/relationships/hyperlink" Target="http://www.cnblogs.com/tornadomeet/p/3395593.html" TargetMode="External"/><Relationship Id="rId30" Type="http://schemas.openxmlformats.org/officeDocument/2006/relationships/image" Target="media/image24.jpeg"/><Relationship Id="rId105" Type="http://schemas.openxmlformats.org/officeDocument/2006/relationships/image" Target="media/image98.jpeg"/><Relationship Id="rId126" Type="http://schemas.openxmlformats.org/officeDocument/2006/relationships/image" Target="media/image117.jpeg"/><Relationship Id="rId147" Type="http://schemas.openxmlformats.org/officeDocument/2006/relationships/image" Target="media/image138.jpeg"/><Relationship Id="rId168" Type="http://schemas.openxmlformats.org/officeDocument/2006/relationships/image" Target="media/image154.jpeg"/><Relationship Id="rId312" Type="http://schemas.openxmlformats.org/officeDocument/2006/relationships/theme" Target="theme/theme1.xml"/><Relationship Id="rId51" Type="http://schemas.openxmlformats.org/officeDocument/2006/relationships/image" Target="media/image45.jpeg"/><Relationship Id="rId72" Type="http://schemas.openxmlformats.org/officeDocument/2006/relationships/image" Target="media/image65.jpeg"/><Relationship Id="rId93" Type="http://schemas.openxmlformats.org/officeDocument/2006/relationships/image" Target="media/image86.jpeg"/><Relationship Id="rId189" Type="http://schemas.openxmlformats.org/officeDocument/2006/relationships/image" Target="media/image172.png"/><Relationship Id="rId3" Type="http://schemas.openxmlformats.org/officeDocument/2006/relationships/settings" Target="settings.xml"/><Relationship Id="rId214" Type="http://schemas.openxmlformats.org/officeDocument/2006/relationships/image" Target="media/image197.png"/><Relationship Id="rId235" Type="http://schemas.openxmlformats.org/officeDocument/2006/relationships/image" Target="media/image218.png"/><Relationship Id="rId256" Type="http://schemas.openxmlformats.org/officeDocument/2006/relationships/hyperlink" Target="http://weibo.com/1580904460/AiohoyDwq?mod=weibotime" TargetMode="External"/><Relationship Id="rId277" Type="http://schemas.openxmlformats.org/officeDocument/2006/relationships/hyperlink" Target="http://research.microsoft.com/en-us/um/people/jplatt/smoTR.pdf" TargetMode="External"/><Relationship Id="rId298" Type="http://schemas.openxmlformats.org/officeDocument/2006/relationships/hyperlink" Target="http://www.csie.ntu.edu.tw/~cjlin/papers/quadworkset.pdf" TargetMode="External"/><Relationship Id="rId116" Type="http://schemas.openxmlformats.org/officeDocument/2006/relationships/image" Target="media/image109.jpeg"/><Relationship Id="rId137" Type="http://schemas.openxmlformats.org/officeDocument/2006/relationships/image" Target="media/image128.jpeg"/><Relationship Id="rId158" Type="http://schemas.openxmlformats.org/officeDocument/2006/relationships/hyperlink" Target="http://ftp136343.host106.web522.com/a/biancheng/matlab/2013/0120/648.html" TargetMode="External"/><Relationship Id="rId302" Type="http://schemas.openxmlformats.org/officeDocument/2006/relationships/hyperlink" Target="http://ijcai13.org/files/tutorial_slides/te2.pdf" TargetMode="External"/><Relationship Id="rId20" Type="http://schemas.openxmlformats.org/officeDocument/2006/relationships/image" Target="media/image14.png"/><Relationship Id="rId41" Type="http://schemas.openxmlformats.org/officeDocument/2006/relationships/image" Target="media/image35.gif"/><Relationship Id="rId62" Type="http://schemas.openxmlformats.org/officeDocument/2006/relationships/image" Target="media/image55.jpeg"/><Relationship Id="rId83" Type="http://schemas.openxmlformats.org/officeDocument/2006/relationships/image" Target="media/image76.jpeg"/><Relationship Id="rId179" Type="http://schemas.openxmlformats.org/officeDocument/2006/relationships/hyperlink" Target="http://research.microsoft.com/en-us/um/people/jplatt/smoTR.pdf" TargetMode="External"/><Relationship Id="rId190" Type="http://schemas.openxmlformats.org/officeDocument/2006/relationships/image" Target="media/image173.png"/><Relationship Id="rId204" Type="http://schemas.openxmlformats.org/officeDocument/2006/relationships/image" Target="media/image187.png"/><Relationship Id="rId225" Type="http://schemas.openxmlformats.org/officeDocument/2006/relationships/image" Target="media/image208.png"/><Relationship Id="rId246" Type="http://schemas.openxmlformats.org/officeDocument/2006/relationships/hyperlink" Target="http://staff.ustc.edu.cn/~ketang/PPT/PRLec5.pdf" TargetMode="External"/><Relationship Id="rId267" Type="http://schemas.openxmlformats.org/officeDocument/2006/relationships/hyperlink" Target="http://blog.csdn.net/v_july_v/article/details/8308762" TargetMode="External"/><Relationship Id="rId288" Type="http://schemas.openxmlformats.org/officeDocument/2006/relationships/hyperlink" Target="http://zh.wikipedia.org/wiki/%E7%9F%A9%E9%98%B5" TargetMode="External"/><Relationship Id="rId106" Type="http://schemas.openxmlformats.org/officeDocument/2006/relationships/image" Target="media/image99.jpeg"/><Relationship Id="rId127" Type="http://schemas.openxmlformats.org/officeDocument/2006/relationships/image" Target="media/image118.jpeg"/><Relationship Id="rId10" Type="http://schemas.openxmlformats.org/officeDocument/2006/relationships/image" Target="media/image4.pn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6.jpeg"/><Relationship Id="rId94" Type="http://schemas.openxmlformats.org/officeDocument/2006/relationships/image" Target="media/image87.jpeg"/><Relationship Id="rId148" Type="http://schemas.openxmlformats.org/officeDocument/2006/relationships/image" Target="media/image139.jpeg"/><Relationship Id="rId169" Type="http://schemas.openxmlformats.org/officeDocument/2006/relationships/image" Target="media/image155.jpeg"/><Relationship Id="rId4" Type="http://schemas.openxmlformats.org/officeDocument/2006/relationships/webSettings" Target="webSettings.xml"/><Relationship Id="rId180" Type="http://schemas.openxmlformats.org/officeDocument/2006/relationships/image" Target="media/image163.jpeg"/><Relationship Id="rId215" Type="http://schemas.openxmlformats.org/officeDocument/2006/relationships/image" Target="media/image198.png"/><Relationship Id="rId236" Type="http://schemas.openxmlformats.org/officeDocument/2006/relationships/image" Target="media/image219.png"/><Relationship Id="rId257" Type="http://schemas.openxmlformats.org/officeDocument/2006/relationships/hyperlink" Target="http://weibo.com/1580904460/Akw6dl3Yk" TargetMode="External"/><Relationship Id="rId278" Type="http://schemas.openxmlformats.org/officeDocument/2006/relationships/hyperlink" Target="http://irip.buaa.edu.cn/~zxzhang/courses/MachineLearning/5.pdf" TargetMode="External"/><Relationship Id="rId303" Type="http://schemas.openxmlformats.org/officeDocument/2006/relationships/hyperlink" Target="http://www.cs.iastate.edu/~honavar/smo-svm.pdf" TargetMode="External"/><Relationship Id="rId42" Type="http://schemas.openxmlformats.org/officeDocument/2006/relationships/image" Target="media/image36.gif"/><Relationship Id="rId84" Type="http://schemas.openxmlformats.org/officeDocument/2006/relationships/image" Target="media/image77.jpeg"/><Relationship Id="rId138" Type="http://schemas.openxmlformats.org/officeDocument/2006/relationships/image" Target="media/image129.jpeg"/><Relationship Id="rId191" Type="http://schemas.openxmlformats.org/officeDocument/2006/relationships/image" Target="media/image174.png"/><Relationship Id="rId205" Type="http://schemas.openxmlformats.org/officeDocument/2006/relationships/image" Target="media/image188.png"/><Relationship Id="rId247" Type="http://schemas.openxmlformats.org/officeDocument/2006/relationships/image" Target="media/image228.jpeg"/><Relationship Id="rId107" Type="http://schemas.openxmlformats.org/officeDocument/2006/relationships/image" Target="media/image100.jpeg"/><Relationship Id="rId289" Type="http://schemas.openxmlformats.org/officeDocument/2006/relationships/hyperlink" Target="http://blog.csdn.net/qll125596718/article/details/8248249" TargetMode="External"/><Relationship Id="rId11" Type="http://schemas.openxmlformats.org/officeDocument/2006/relationships/image" Target="media/image5.png"/><Relationship Id="rId53" Type="http://schemas.openxmlformats.org/officeDocument/2006/relationships/image" Target="media/image47.jpeg"/><Relationship Id="rId149" Type="http://schemas.openxmlformats.org/officeDocument/2006/relationships/image" Target="media/image140.jpeg"/><Relationship Id="rId95" Type="http://schemas.openxmlformats.org/officeDocument/2006/relationships/image" Target="media/image88.jpeg"/><Relationship Id="rId160" Type="http://schemas.openxmlformats.org/officeDocument/2006/relationships/image" Target="media/image147.jpeg"/><Relationship Id="rId216" Type="http://schemas.openxmlformats.org/officeDocument/2006/relationships/image" Target="media/image199.png"/><Relationship Id="rId258" Type="http://schemas.openxmlformats.org/officeDocument/2006/relationships/hyperlink" Target="http://www.support-vector.net/" TargetMode="External"/><Relationship Id="rId22" Type="http://schemas.openxmlformats.org/officeDocument/2006/relationships/image" Target="media/image16.png"/><Relationship Id="rId64" Type="http://schemas.openxmlformats.org/officeDocument/2006/relationships/image" Target="media/image57.jpeg"/><Relationship Id="rId118" Type="http://schemas.openxmlformats.org/officeDocument/2006/relationships/image" Target="media/image111.jpeg"/><Relationship Id="rId171" Type="http://schemas.openxmlformats.org/officeDocument/2006/relationships/hyperlink" Target="http://blog.csdn.net/qll125596718/article/details/8248249" TargetMode="External"/><Relationship Id="rId227" Type="http://schemas.openxmlformats.org/officeDocument/2006/relationships/image" Target="media/image210.png"/><Relationship Id="rId269" Type="http://schemas.openxmlformats.org/officeDocument/2006/relationships/hyperlink" Target="http://blog.sina.com.cn/s/blog_5e638d950100dswh.html" TargetMode="External"/><Relationship Id="rId33" Type="http://schemas.openxmlformats.org/officeDocument/2006/relationships/image" Target="media/image27.jpeg"/><Relationship Id="rId129" Type="http://schemas.openxmlformats.org/officeDocument/2006/relationships/image" Target="media/image120.jpeg"/><Relationship Id="rId280" Type="http://schemas.openxmlformats.org/officeDocument/2006/relationships/hyperlink" Target="http://xiaoxia001.iteye.com/blog/1163338" TargetMode="External"/><Relationship Id="rId75" Type="http://schemas.openxmlformats.org/officeDocument/2006/relationships/image" Target="media/image68.png"/><Relationship Id="rId140" Type="http://schemas.openxmlformats.org/officeDocument/2006/relationships/image" Target="media/image131.jpeg"/><Relationship Id="rId182" Type="http://schemas.openxmlformats.org/officeDocument/2006/relationships/image" Target="media/image165.jpeg"/><Relationship Id="rId6" Type="http://schemas.openxmlformats.org/officeDocument/2006/relationships/hyperlink" Target="https://blog.csdn.net/v_july_v/article/details/7624837" TargetMode="External"/><Relationship Id="rId238" Type="http://schemas.openxmlformats.org/officeDocument/2006/relationships/image" Target="media/image220.png"/><Relationship Id="rId291" Type="http://schemas.openxmlformats.org/officeDocument/2006/relationships/hyperlink" Target="http://www.csdn.net/article/2012-12-28/2813275-Support-Vector-Machine" TargetMode="External"/><Relationship Id="rId305" Type="http://schemas.openxmlformats.org/officeDocument/2006/relationships/hyperlink" Target="http://www.codecogs.com/latex/eqneditor.php?lang=zh-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69</Pages>
  <Words>10697</Words>
  <Characters>60976</Characters>
  <Application>Microsoft Office Word</Application>
  <DocSecurity>0</DocSecurity>
  <Lines>508</Lines>
  <Paragraphs>143</Paragraphs>
  <ScaleCrop>false</ScaleCrop>
  <Company/>
  <LinksUpToDate>false</LinksUpToDate>
  <CharactersWithSpaces>71530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2</cp:revision>
  <dcterms:created xsi:type="dcterms:W3CDTF">2018-04-12T13:30:00Z</dcterms:created>
  <dcterms:modified xsi:type="dcterms:W3CDTF">2018-04-12T13:38:00Z</dcterms:modified>
</cp:coreProperties>
</file>